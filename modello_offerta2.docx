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4721" w14:textId="77777777" w:rsidR="0095535F" w:rsidRPr="00BC6706" w:rsidRDefault="008A463D" w:rsidP="001C4B61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 </w:t>
      </w:r>
    </w:p>
    <w:p w14:paraId="69C47B40" w14:textId="77777777" w:rsidR="00A003F4" w:rsidRPr="00BC6706" w:rsidRDefault="00A003F4" w:rsidP="00C81A12">
      <w:pPr>
        <w:ind w:left="3540" w:firstLine="571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t>Spett.le</w:t>
      </w:r>
    </w:p>
    <w:p w14:paraId="4F7A7830" w14:textId="77777777" w:rsidR="005F7BFD" w:rsidRPr="005F7BFD" w:rsidRDefault="00672DEE" w:rsidP="005F7BFD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tab/>
      </w:r>
      <w:bookmarkStart w:id="0" w:name="_Hlk207630071"/>
      <w:r w:rsidR="00C80F01" w:rsidRPr="00BC6706">
        <w:rPr>
          <w:rFonts w:ascii="Arial" w:hAnsi="Arial"/>
          <w:b/>
          <w:sz w:val="24"/>
        </w:rPr>
        <w:t>Condomini</w:t>
      </w:r>
      <w:bookmarkEnd w:id="0"/>
      <w:r w:rsidR="00C81A12" w:rsidRPr="00BC6706">
        <w:rPr>
          <w:rFonts w:ascii="Arial" w:hAnsi="Arial"/>
          <w:b/>
          <w:sz w:val="24"/>
        </w:rPr>
        <w:t xml:space="preserve">o </w:t>
      </w:r>
      <w:proofErr w:type="gramStart"/>
      <w:r w:rsidR="005F7BFD" w:rsidRPr="005F7BFD">
        <w:rPr>
          <w:rFonts w:ascii="Arial" w:hAnsi="Arial"/>
          <w:b/>
          <w:sz w:val="24"/>
        </w:rPr>
        <w:t xml:space="preserve">{{ </w:t>
      </w:r>
      <w:proofErr w:type="spellStart"/>
      <w:r w:rsidR="005F7BFD" w:rsidRPr="005F7BFD">
        <w:rPr>
          <w:rFonts w:ascii="Arial" w:hAnsi="Arial"/>
          <w:b/>
          <w:sz w:val="24"/>
        </w:rPr>
        <w:t>nome</w:t>
      </w:r>
      <w:proofErr w:type="gramEnd"/>
      <w:r w:rsidR="005F7BFD" w:rsidRPr="005F7BFD">
        <w:rPr>
          <w:rFonts w:ascii="Arial" w:hAnsi="Arial"/>
          <w:b/>
          <w:sz w:val="24"/>
        </w:rPr>
        <w:t>_</w:t>
      </w:r>
      <w:proofErr w:type="gramStart"/>
      <w:r w:rsidR="005F7BFD" w:rsidRPr="005F7BFD">
        <w:rPr>
          <w:rFonts w:ascii="Arial" w:hAnsi="Arial"/>
          <w:b/>
          <w:sz w:val="24"/>
        </w:rPr>
        <w:t>condominio</w:t>
      </w:r>
      <w:proofErr w:type="spellEnd"/>
      <w:r w:rsidR="005F7BFD" w:rsidRPr="005F7BFD">
        <w:rPr>
          <w:rFonts w:ascii="Arial" w:hAnsi="Arial"/>
          <w:b/>
          <w:sz w:val="24"/>
        </w:rPr>
        <w:t xml:space="preserve"> }</w:t>
      </w:r>
      <w:proofErr w:type="gramEnd"/>
      <w:r w:rsidR="005F7BFD" w:rsidRPr="005F7BFD">
        <w:rPr>
          <w:rFonts w:ascii="Arial" w:hAnsi="Arial"/>
          <w:b/>
          <w:sz w:val="24"/>
        </w:rPr>
        <w:t xml:space="preserve">} </w:t>
      </w:r>
    </w:p>
    <w:p w14:paraId="2B1FA392" w14:textId="77777777" w:rsidR="005F7BFD" w:rsidRPr="005F7BFD" w:rsidRDefault="005F7BFD" w:rsidP="005F7BFD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ab/>
      </w:r>
      <w:proofErr w:type="gramStart"/>
      <w:r w:rsidRPr="005F7BFD">
        <w:rPr>
          <w:rFonts w:ascii="Arial" w:hAnsi="Arial"/>
          <w:b/>
          <w:sz w:val="24"/>
        </w:rPr>
        <w:t>{{ indirizzo</w:t>
      </w:r>
      <w:proofErr w:type="gramEnd"/>
      <w:r w:rsidRPr="005F7BFD">
        <w:rPr>
          <w:rFonts w:ascii="Arial" w:hAnsi="Arial"/>
          <w:b/>
          <w:sz w:val="24"/>
        </w:rPr>
        <w:t xml:space="preserve"> }}</w:t>
      </w:r>
    </w:p>
    <w:p w14:paraId="7FE2831F" w14:textId="77D2DD92" w:rsidR="00C81A12" w:rsidRPr="005F7BFD" w:rsidRDefault="005F7BFD" w:rsidP="005F7BFD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5F7BFD">
        <w:rPr>
          <w:rFonts w:ascii="Arial" w:hAnsi="Arial"/>
          <w:b/>
          <w:sz w:val="24"/>
        </w:rPr>
        <w:tab/>
        <w:t xml:space="preserve"> </w:t>
      </w:r>
      <w:proofErr w:type="gramStart"/>
      <w:r w:rsidRPr="005F7BFD">
        <w:rPr>
          <w:rFonts w:ascii="Arial" w:hAnsi="Arial"/>
          <w:b/>
          <w:sz w:val="24"/>
        </w:rPr>
        <w:t>{{ citta</w:t>
      </w:r>
      <w:proofErr w:type="gramEnd"/>
      <w:r w:rsidRPr="005F7BFD">
        <w:rPr>
          <w:rFonts w:ascii="Arial" w:hAnsi="Arial"/>
          <w:b/>
          <w:sz w:val="24"/>
        </w:rPr>
        <w:t xml:space="preserve"> }} </w:t>
      </w:r>
    </w:p>
    <w:p w14:paraId="2FCD25FD" w14:textId="77777777" w:rsidR="00C81A12" w:rsidRPr="00C81A12" w:rsidRDefault="00C81A12" w:rsidP="00C81A12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</w:p>
    <w:p w14:paraId="6C3719C6" w14:textId="1F79C42A" w:rsidR="00AC4D6A" w:rsidRDefault="00AC4D6A" w:rsidP="00C81A12">
      <w:pPr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>oggetto:</w:t>
      </w:r>
      <w:r w:rsidR="00D36333" w:rsidRPr="00EC15D3">
        <w:rPr>
          <w:rFonts w:ascii="Arial" w:hAnsi="Arial"/>
          <w:sz w:val="24"/>
          <w:szCs w:val="24"/>
        </w:rPr>
        <w:t xml:space="preserve"> </w:t>
      </w:r>
      <w:r w:rsidR="00CF2C2D" w:rsidRPr="00EC15D3">
        <w:rPr>
          <w:rFonts w:ascii="Arial" w:hAnsi="Arial"/>
          <w:sz w:val="24"/>
          <w:szCs w:val="24"/>
        </w:rPr>
        <w:t>incarico</w:t>
      </w:r>
      <w:r w:rsidR="00CF2C2D">
        <w:rPr>
          <w:rFonts w:ascii="Arial" w:hAnsi="Arial"/>
          <w:sz w:val="24"/>
        </w:rPr>
        <w:t xml:space="preserve"> professionale </w:t>
      </w:r>
      <w:r w:rsidR="00F149A5">
        <w:rPr>
          <w:rFonts w:ascii="Arial" w:hAnsi="Arial"/>
          <w:sz w:val="24"/>
        </w:rPr>
        <w:t>per amministrazione condominio</w:t>
      </w:r>
      <w:r w:rsidR="00B001F7">
        <w:rPr>
          <w:rFonts w:ascii="Arial" w:hAnsi="Arial"/>
          <w:sz w:val="24"/>
        </w:rPr>
        <w:t xml:space="preserve"> </w:t>
      </w:r>
    </w:p>
    <w:p w14:paraId="18E4A9FB" w14:textId="77777777" w:rsidR="004F5000" w:rsidRDefault="004F5000" w:rsidP="00AC4D6A">
      <w:pPr>
        <w:rPr>
          <w:rFonts w:ascii="Arial" w:hAnsi="Arial"/>
          <w:sz w:val="24"/>
        </w:rPr>
      </w:pPr>
    </w:p>
    <w:p w14:paraId="1759CF23" w14:textId="77777777" w:rsidR="0047781E" w:rsidRPr="000241CD" w:rsidRDefault="0047781E" w:rsidP="0047781E">
      <w:pPr>
        <w:autoSpaceDE w:val="0"/>
        <w:autoSpaceDN w:val="0"/>
        <w:adjustRightInd w:val="0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Buongiorno,</w:t>
      </w:r>
    </w:p>
    <w:p w14:paraId="6B6C3A18" w14:textId="77777777" w:rsidR="0047781E" w:rsidRPr="000241CD" w:rsidRDefault="00BB0542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 xml:space="preserve">Vi ringrazio per la richiesta e </w:t>
      </w:r>
      <w:r w:rsidR="008B62D0" w:rsidRPr="000241CD">
        <w:rPr>
          <w:rFonts w:ascii="Arial" w:hAnsi="Arial"/>
          <w:sz w:val="24"/>
        </w:rPr>
        <w:t>m</w:t>
      </w:r>
      <w:r w:rsidR="0047781E" w:rsidRPr="000241CD">
        <w:rPr>
          <w:rFonts w:ascii="Arial" w:hAnsi="Arial"/>
          <w:sz w:val="24"/>
        </w:rPr>
        <w:t>i permetto di indicare quali sono le caratteristiche che mi contraddistinguono nella gestione condominiale.</w:t>
      </w:r>
    </w:p>
    <w:p w14:paraId="31FD9664" w14:textId="77777777" w:rsidR="0047781E" w:rsidRPr="000241CD" w:rsidRDefault="0047781E" w:rsidP="0047781E">
      <w:pPr>
        <w:jc w:val="both"/>
        <w:rPr>
          <w:rFonts w:ascii="Arial" w:hAnsi="Arial"/>
          <w:sz w:val="24"/>
        </w:rPr>
      </w:pPr>
    </w:p>
    <w:p w14:paraId="687F54EA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 xml:space="preserve">Credo nella figura dell’amministratore quale professionista e consulente per i condòmini. La mia esperienza </w:t>
      </w:r>
      <w:r w:rsidR="002C3FD4" w:rsidRPr="000241CD">
        <w:rPr>
          <w:rFonts w:ascii="Arial" w:hAnsi="Arial"/>
          <w:sz w:val="24"/>
        </w:rPr>
        <w:t xml:space="preserve">ventennale </w:t>
      </w:r>
      <w:r w:rsidRPr="000241CD">
        <w:rPr>
          <w:rFonts w:ascii="Arial" w:hAnsi="Arial"/>
          <w:sz w:val="24"/>
        </w:rPr>
        <w:t xml:space="preserve">nell’ambito della progettazione, direzione </w:t>
      </w:r>
      <w:r w:rsidR="00276AEE" w:rsidRPr="000241CD">
        <w:rPr>
          <w:rFonts w:ascii="Arial" w:hAnsi="Arial"/>
          <w:sz w:val="24"/>
        </w:rPr>
        <w:t>lavori e</w:t>
      </w:r>
      <w:r w:rsidRPr="000241CD">
        <w:rPr>
          <w:rFonts w:ascii="Arial" w:hAnsi="Arial"/>
          <w:sz w:val="24"/>
        </w:rPr>
        <w:t xml:space="preserve"> gestione amministrativa sono le basi che utilizzo quotidianamente nei condominii che gestisco: lo faccio da ingegnere </w:t>
      </w:r>
      <w:r w:rsidR="00A64BDE">
        <w:rPr>
          <w:rFonts w:ascii="Arial" w:hAnsi="Arial"/>
          <w:sz w:val="24"/>
        </w:rPr>
        <w:t xml:space="preserve">edile </w:t>
      </w:r>
      <w:r w:rsidRPr="000241CD">
        <w:rPr>
          <w:rFonts w:ascii="Arial" w:hAnsi="Arial"/>
          <w:sz w:val="24"/>
        </w:rPr>
        <w:t>iscritto all’ordine di Bergamo</w:t>
      </w:r>
      <w:r w:rsidR="00A64BDE">
        <w:rPr>
          <w:rFonts w:ascii="Arial" w:hAnsi="Arial"/>
          <w:sz w:val="24"/>
        </w:rPr>
        <w:t xml:space="preserve"> al n.2544</w:t>
      </w:r>
      <w:r w:rsidR="0078295B">
        <w:rPr>
          <w:rFonts w:ascii="Arial" w:hAnsi="Arial"/>
          <w:sz w:val="24"/>
        </w:rPr>
        <w:t xml:space="preserve">, da CTU del Tribunale di Bergamo, Revisore Condominiale </w:t>
      </w:r>
      <w:r w:rsidRPr="000241CD">
        <w:rPr>
          <w:rFonts w:ascii="Arial" w:hAnsi="Arial"/>
          <w:sz w:val="24"/>
        </w:rPr>
        <w:t>e d</w:t>
      </w:r>
      <w:r w:rsidR="00A64BDE">
        <w:rPr>
          <w:rFonts w:ascii="Arial" w:hAnsi="Arial"/>
          <w:sz w:val="24"/>
        </w:rPr>
        <w:t>al 2012</w:t>
      </w:r>
      <w:r w:rsidR="001D772E" w:rsidRPr="000241CD">
        <w:rPr>
          <w:rFonts w:ascii="Arial" w:hAnsi="Arial"/>
          <w:sz w:val="24"/>
        </w:rPr>
        <w:t xml:space="preserve"> anche come amministratore </w:t>
      </w:r>
      <w:r w:rsidRPr="000241CD">
        <w:rPr>
          <w:rFonts w:ascii="Arial" w:hAnsi="Arial"/>
          <w:sz w:val="24"/>
        </w:rPr>
        <w:t>ANACI</w:t>
      </w:r>
      <w:r w:rsidR="00A64BDE">
        <w:rPr>
          <w:rFonts w:ascii="Arial" w:hAnsi="Arial"/>
          <w:sz w:val="24"/>
        </w:rPr>
        <w:t xml:space="preserve"> al n.13317.</w:t>
      </w:r>
    </w:p>
    <w:p w14:paraId="77E985FF" w14:textId="77777777" w:rsidR="0047781E" w:rsidRPr="000241CD" w:rsidRDefault="0047781E" w:rsidP="0047781E">
      <w:pPr>
        <w:jc w:val="both"/>
        <w:rPr>
          <w:rFonts w:ascii="Arial" w:hAnsi="Arial"/>
          <w:sz w:val="24"/>
        </w:rPr>
      </w:pPr>
    </w:p>
    <w:p w14:paraId="54C6848B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Sono convinto che l’amministratore oggi debba essere un profession</w:t>
      </w:r>
      <w:r w:rsidR="00276AEE" w:rsidRPr="000241CD">
        <w:rPr>
          <w:rFonts w:ascii="Arial" w:hAnsi="Arial"/>
          <w:sz w:val="24"/>
        </w:rPr>
        <w:t xml:space="preserve">ista esperto di edifici, </w:t>
      </w:r>
      <w:r w:rsidRPr="000241CD">
        <w:rPr>
          <w:rFonts w:ascii="Arial" w:hAnsi="Arial"/>
          <w:sz w:val="24"/>
        </w:rPr>
        <w:t>di problematiche condominiali e di gestione contabile</w:t>
      </w:r>
      <w:r w:rsidR="001D772E" w:rsidRPr="000241CD">
        <w:rPr>
          <w:rFonts w:ascii="Arial" w:hAnsi="Arial"/>
          <w:sz w:val="24"/>
        </w:rPr>
        <w:t xml:space="preserve">, con </w:t>
      </w:r>
      <w:proofErr w:type="gramStart"/>
      <w:r w:rsidR="001D772E" w:rsidRPr="000241CD">
        <w:rPr>
          <w:rFonts w:ascii="Arial" w:hAnsi="Arial"/>
          <w:sz w:val="24"/>
        </w:rPr>
        <w:t>un</w:t>
      </w:r>
      <w:proofErr w:type="gramEnd"/>
      <w:r w:rsidR="001D772E" w:rsidRPr="000241CD">
        <w:rPr>
          <w:rFonts w:ascii="Arial" w:hAnsi="Arial"/>
          <w:sz w:val="24"/>
        </w:rPr>
        <w:t xml:space="preserve"> studio strutturato (ho due dipendenti) e con una serie di professionisti quali consulenti esperti nel settore</w:t>
      </w:r>
      <w:r w:rsidRPr="000241CD">
        <w:rPr>
          <w:rFonts w:ascii="Arial" w:hAnsi="Arial"/>
          <w:sz w:val="24"/>
        </w:rPr>
        <w:t>.</w:t>
      </w:r>
      <w:r w:rsidR="00A64BDE">
        <w:rPr>
          <w:rFonts w:ascii="Arial" w:hAnsi="Arial"/>
          <w:sz w:val="24"/>
        </w:rPr>
        <w:t xml:space="preserve"> Un professionista che si assuma le sue responsabilità e che garantisca i suoi clienti come meritano: per questo motivo sono un professionista e non ho scelto la forma giuridica della società a responsabilità limitata.</w:t>
      </w:r>
    </w:p>
    <w:p w14:paraId="5ED79A8B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10509C5E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Il condominio deve essere gestito come il bene più prezioso dopo la nostra salute e la nostra famiglia perché contiene la nostra casa</w:t>
      </w:r>
      <w:r w:rsidR="00A64BDE">
        <w:rPr>
          <w:rFonts w:ascii="Arial" w:hAnsi="Arial"/>
          <w:sz w:val="24"/>
        </w:rPr>
        <w:t xml:space="preserve"> (spesso la nostra eredità)</w:t>
      </w:r>
      <w:r w:rsidRPr="000241CD">
        <w:rPr>
          <w:rFonts w:ascii="Arial" w:hAnsi="Arial"/>
          <w:sz w:val="24"/>
        </w:rPr>
        <w:t>: sono necessari dei piani di manutenzione, degli interventi seguiti e controllati, dei fornitori che vengono indirizzati e verificati sul lavoro che svolgono. Serve più che mai un punto di riferimento che cur</w:t>
      </w:r>
      <w:r w:rsidR="00276AEE" w:rsidRPr="000241CD">
        <w:rPr>
          <w:rFonts w:ascii="Arial" w:hAnsi="Arial"/>
          <w:sz w:val="24"/>
        </w:rPr>
        <w:t>i gli interessi comuni dei condò</w:t>
      </w:r>
      <w:r w:rsidRPr="000241CD">
        <w:rPr>
          <w:rFonts w:ascii="Arial" w:hAnsi="Arial"/>
          <w:sz w:val="24"/>
        </w:rPr>
        <w:t>mini.</w:t>
      </w:r>
    </w:p>
    <w:p w14:paraId="7F8B7BC4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25180232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Tutto ciò si deve aggiungere ad una gestione trasparente, snella e diretta: tutta la documentazione è reperibile on line in tempo reale, risposte in tempi brevi, contatto diretto con l’amministratore senza intermediari, presenza costante dell’amministratore in condominio, sinergia tra amministratore e capiscala.</w:t>
      </w:r>
    </w:p>
    <w:p w14:paraId="2518F289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491D385A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  <w:r w:rsidRPr="000241CD">
        <w:rPr>
          <w:rFonts w:ascii="Arial" w:hAnsi="Arial"/>
          <w:sz w:val="24"/>
        </w:rPr>
        <w:t>Per chiarire tutto ciò Vi invito a visitare il mio sito internet per visionare la ges</w:t>
      </w:r>
      <w:r w:rsidR="00276AEE" w:rsidRPr="000241CD">
        <w:rPr>
          <w:rFonts w:ascii="Arial" w:hAnsi="Arial"/>
          <w:sz w:val="24"/>
        </w:rPr>
        <w:t>tione on line di tutti i condomì</w:t>
      </w:r>
      <w:r w:rsidRPr="000241CD">
        <w:rPr>
          <w:rFonts w:ascii="Arial" w:hAnsi="Arial"/>
          <w:sz w:val="24"/>
        </w:rPr>
        <w:t>ni che gestisco (</w:t>
      </w:r>
      <w:hyperlink r:id="rId8" w:history="1">
        <w:r w:rsidRPr="00180AE8">
          <w:rPr>
            <w:rFonts w:ascii="Arial" w:hAnsi="Arial"/>
            <w:sz w:val="24"/>
          </w:rPr>
          <w:t>http://www.serrastudio.it/</w:t>
        </w:r>
      </w:hyperlink>
      <w:r w:rsidRPr="000241CD">
        <w:rPr>
          <w:rFonts w:ascii="Arial" w:hAnsi="Arial"/>
          <w:sz w:val="24"/>
        </w:rPr>
        <w:t xml:space="preserve"> e poi selezionare la figura dell'edificio giallo con la chiave).</w:t>
      </w:r>
    </w:p>
    <w:p w14:paraId="0107B296" w14:textId="77777777" w:rsidR="0047781E" w:rsidRPr="000241CD" w:rsidRDefault="0047781E" w:rsidP="0047781E">
      <w:pPr>
        <w:ind w:firstLine="708"/>
        <w:jc w:val="both"/>
        <w:rPr>
          <w:rFonts w:ascii="Arial" w:hAnsi="Arial"/>
          <w:sz w:val="24"/>
        </w:rPr>
      </w:pPr>
    </w:p>
    <w:p w14:paraId="1F5AC876" w14:textId="77777777" w:rsidR="0047781E" w:rsidRPr="003276F3" w:rsidRDefault="0047781E" w:rsidP="0047781E">
      <w:pPr>
        <w:ind w:firstLine="708"/>
        <w:jc w:val="both"/>
        <w:rPr>
          <w:rFonts w:ascii="Helvetica" w:hAnsi="Helvetica" w:cs="Helvetica"/>
          <w:sz w:val="24"/>
          <w:szCs w:val="24"/>
        </w:rPr>
      </w:pPr>
      <w:r w:rsidRPr="000241CD">
        <w:rPr>
          <w:rFonts w:ascii="Arial" w:hAnsi="Arial"/>
          <w:sz w:val="24"/>
        </w:rPr>
        <w:t xml:space="preserve">Per informazioni sulle mie gestioni </w:t>
      </w:r>
      <w:r w:rsidR="001D772E" w:rsidRPr="000241CD">
        <w:rPr>
          <w:rFonts w:ascii="Arial" w:hAnsi="Arial"/>
          <w:sz w:val="24"/>
        </w:rPr>
        <w:t>(</w:t>
      </w:r>
      <w:r w:rsidR="004C3CC9" w:rsidRPr="000241CD">
        <w:rPr>
          <w:rFonts w:ascii="Arial" w:hAnsi="Arial"/>
          <w:sz w:val="24"/>
        </w:rPr>
        <w:t>attualmente</w:t>
      </w:r>
      <w:r w:rsidR="001D772E" w:rsidRPr="000241CD">
        <w:rPr>
          <w:rFonts w:ascii="Arial" w:hAnsi="Arial"/>
          <w:sz w:val="24"/>
        </w:rPr>
        <w:t xml:space="preserve"> gestisco </w:t>
      </w:r>
      <w:r w:rsidR="00E424E6">
        <w:rPr>
          <w:rFonts w:ascii="Arial" w:hAnsi="Arial"/>
          <w:sz w:val="24"/>
        </w:rPr>
        <w:t>8</w:t>
      </w:r>
      <w:r w:rsidR="00872D3A">
        <w:rPr>
          <w:rFonts w:ascii="Arial" w:hAnsi="Arial"/>
          <w:sz w:val="24"/>
        </w:rPr>
        <w:t>0</w:t>
      </w:r>
      <w:r w:rsidR="001D772E" w:rsidRPr="000241CD">
        <w:rPr>
          <w:rFonts w:ascii="Arial" w:hAnsi="Arial"/>
          <w:sz w:val="24"/>
        </w:rPr>
        <w:t xml:space="preserve"> condomìni </w:t>
      </w:r>
      <w:r w:rsidR="00C955EA">
        <w:rPr>
          <w:rFonts w:ascii="Arial" w:hAnsi="Arial"/>
          <w:sz w:val="24"/>
        </w:rPr>
        <w:t>per</w:t>
      </w:r>
      <w:r w:rsidR="001D772E" w:rsidRPr="000241CD">
        <w:rPr>
          <w:rFonts w:ascii="Arial" w:hAnsi="Arial"/>
          <w:sz w:val="24"/>
        </w:rPr>
        <w:t xml:space="preserve"> un totale di</w:t>
      </w:r>
      <w:r w:rsidR="00F0050D">
        <w:rPr>
          <w:rFonts w:ascii="Arial" w:hAnsi="Arial"/>
          <w:sz w:val="24"/>
        </w:rPr>
        <w:t xml:space="preserve"> circa</w:t>
      </w:r>
      <w:r w:rsidR="001D772E" w:rsidRPr="000241CD">
        <w:rPr>
          <w:rFonts w:ascii="Arial" w:hAnsi="Arial"/>
          <w:sz w:val="24"/>
        </w:rPr>
        <w:t xml:space="preserve"> </w:t>
      </w:r>
      <w:r w:rsidR="006B05A5" w:rsidRPr="000241CD">
        <w:rPr>
          <w:rFonts w:ascii="Arial" w:hAnsi="Arial"/>
          <w:sz w:val="24"/>
        </w:rPr>
        <w:t>1</w:t>
      </w:r>
      <w:r w:rsidR="004C3CC9" w:rsidRPr="000241CD">
        <w:rPr>
          <w:rFonts w:ascii="Arial" w:hAnsi="Arial"/>
          <w:sz w:val="24"/>
        </w:rPr>
        <w:t>.</w:t>
      </w:r>
      <w:r w:rsidR="00E424E6">
        <w:rPr>
          <w:rFonts w:ascii="Arial" w:hAnsi="Arial"/>
          <w:sz w:val="24"/>
        </w:rPr>
        <w:t>500</w:t>
      </w:r>
      <w:r w:rsidR="001D772E" w:rsidRPr="000241CD">
        <w:rPr>
          <w:rFonts w:ascii="Arial" w:hAnsi="Arial"/>
          <w:sz w:val="24"/>
        </w:rPr>
        <w:t xml:space="preserve"> unità)</w:t>
      </w:r>
      <w:r w:rsidRPr="003276F3">
        <w:rPr>
          <w:rFonts w:ascii="Helvetica" w:hAnsi="Helvetica" w:cs="Helvetica"/>
          <w:sz w:val="24"/>
          <w:szCs w:val="24"/>
        </w:rPr>
        <w:t>.</w:t>
      </w:r>
    </w:p>
    <w:p w14:paraId="78C91189" w14:textId="77777777" w:rsidR="0047781E" w:rsidRDefault="0047781E" w:rsidP="0047781E">
      <w:pPr>
        <w:jc w:val="both"/>
        <w:rPr>
          <w:rFonts w:ascii="Helvetica" w:hAnsi="Helvetica" w:cs="Helvetica"/>
          <w:sz w:val="24"/>
          <w:szCs w:val="24"/>
        </w:rPr>
      </w:pPr>
    </w:p>
    <w:p w14:paraId="54B2A2BA" w14:textId="77777777" w:rsidR="00276AEE" w:rsidRDefault="0047781E" w:rsidP="0047781E">
      <w:pPr>
        <w:jc w:val="both"/>
        <w:rPr>
          <w:rFonts w:ascii="Helvetica" w:hAnsi="Helvetica" w:cs="Helvetica"/>
          <w:sz w:val="24"/>
          <w:szCs w:val="24"/>
        </w:rPr>
      </w:pPr>
      <w:r w:rsidRPr="003276F3">
        <w:rPr>
          <w:rFonts w:ascii="Helvetica" w:hAnsi="Helvetica" w:cs="Helvetica"/>
          <w:sz w:val="24"/>
          <w:szCs w:val="24"/>
        </w:rPr>
        <w:t xml:space="preserve">L’occasione mi è gradita per porgere </w:t>
      </w:r>
    </w:p>
    <w:p w14:paraId="641995A8" w14:textId="77777777" w:rsidR="0047781E" w:rsidRPr="003276F3" w:rsidRDefault="0047781E" w:rsidP="00276AEE">
      <w:pPr>
        <w:ind w:left="2832" w:firstLine="708"/>
        <w:jc w:val="both"/>
        <w:rPr>
          <w:rFonts w:ascii="Helvetica" w:hAnsi="Helvetica" w:cs="Helvetica"/>
          <w:sz w:val="24"/>
          <w:szCs w:val="24"/>
        </w:rPr>
      </w:pPr>
      <w:r w:rsidRPr="003276F3">
        <w:rPr>
          <w:rFonts w:ascii="Helvetica" w:hAnsi="Helvetica" w:cs="Helvetica"/>
          <w:sz w:val="24"/>
          <w:szCs w:val="24"/>
        </w:rPr>
        <w:t>distinti saluti</w:t>
      </w:r>
    </w:p>
    <w:p w14:paraId="448F30F0" w14:textId="77777777" w:rsidR="0047781E" w:rsidRDefault="0047781E" w:rsidP="0047781E">
      <w:pPr>
        <w:ind w:left="2832" w:firstLine="708"/>
        <w:jc w:val="center"/>
        <w:rPr>
          <w:rFonts w:ascii="Arial" w:hAnsi="Arial"/>
          <w:sz w:val="24"/>
        </w:rPr>
      </w:pPr>
      <w:r>
        <w:rPr>
          <w:rFonts w:ascii="Arial" w:hAnsi="Arial"/>
          <w:sz w:val="24"/>
        </w:rPr>
        <w:t>ing. Gian Carlo Serra</w:t>
      </w:r>
    </w:p>
    <w:p w14:paraId="63A057CF" w14:textId="77777777" w:rsidR="00C77A69" w:rsidRPr="00BC6706" w:rsidRDefault="00C77A69" w:rsidP="00C77A69">
      <w:pPr>
        <w:ind w:left="3540" w:firstLine="571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lastRenderedPageBreak/>
        <w:t>Spett.le</w:t>
      </w:r>
    </w:p>
    <w:p w14:paraId="19558714" w14:textId="77777777" w:rsidR="00C77A69" w:rsidRPr="005F7BFD" w:rsidRDefault="00C77A69" w:rsidP="00C77A69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BC6706">
        <w:rPr>
          <w:rFonts w:ascii="Arial" w:hAnsi="Arial"/>
          <w:b/>
          <w:sz w:val="24"/>
        </w:rPr>
        <w:tab/>
        <w:t xml:space="preserve">Condominio </w:t>
      </w:r>
      <w:proofErr w:type="gramStart"/>
      <w:r w:rsidRPr="005F7BFD">
        <w:rPr>
          <w:rFonts w:ascii="Arial" w:hAnsi="Arial"/>
          <w:b/>
          <w:sz w:val="24"/>
        </w:rPr>
        <w:t xml:space="preserve">{{ </w:t>
      </w:r>
      <w:proofErr w:type="spellStart"/>
      <w:r w:rsidRPr="005F7BFD">
        <w:rPr>
          <w:rFonts w:ascii="Arial" w:hAnsi="Arial"/>
          <w:b/>
          <w:sz w:val="24"/>
        </w:rPr>
        <w:t>nome</w:t>
      </w:r>
      <w:proofErr w:type="gramEnd"/>
      <w:r w:rsidRPr="005F7BFD">
        <w:rPr>
          <w:rFonts w:ascii="Arial" w:hAnsi="Arial"/>
          <w:b/>
          <w:sz w:val="24"/>
        </w:rPr>
        <w:t>_</w:t>
      </w:r>
      <w:proofErr w:type="gramStart"/>
      <w:r w:rsidRPr="005F7BFD">
        <w:rPr>
          <w:rFonts w:ascii="Arial" w:hAnsi="Arial"/>
          <w:b/>
          <w:sz w:val="24"/>
        </w:rPr>
        <w:t>condominio</w:t>
      </w:r>
      <w:proofErr w:type="spellEnd"/>
      <w:r w:rsidRPr="005F7BFD">
        <w:rPr>
          <w:rFonts w:ascii="Arial" w:hAnsi="Arial"/>
          <w:b/>
          <w:sz w:val="24"/>
        </w:rPr>
        <w:t xml:space="preserve"> }</w:t>
      </w:r>
      <w:proofErr w:type="gramEnd"/>
      <w:r w:rsidRPr="005F7BFD">
        <w:rPr>
          <w:rFonts w:ascii="Arial" w:hAnsi="Arial"/>
          <w:b/>
          <w:sz w:val="24"/>
        </w:rPr>
        <w:t xml:space="preserve">} </w:t>
      </w:r>
    </w:p>
    <w:p w14:paraId="012BCCCE" w14:textId="77777777" w:rsidR="00C77A69" w:rsidRPr="005F7BFD" w:rsidRDefault="00C77A69" w:rsidP="00C77A69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ab/>
      </w:r>
      <w:proofErr w:type="gramStart"/>
      <w:r w:rsidRPr="005F7BFD">
        <w:rPr>
          <w:rFonts w:ascii="Arial" w:hAnsi="Arial"/>
          <w:b/>
          <w:sz w:val="24"/>
        </w:rPr>
        <w:t>{{ indirizzo</w:t>
      </w:r>
      <w:proofErr w:type="gramEnd"/>
      <w:r w:rsidRPr="005F7BFD">
        <w:rPr>
          <w:rFonts w:ascii="Arial" w:hAnsi="Arial"/>
          <w:b/>
          <w:sz w:val="24"/>
        </w:rPr>
        <w:t xml:space="preserve"> }}</w:t>
      </w:r>
    </w:p>
    <w:p w14:paraId="085CB9B4" w14:textId="77777777" w:rsidR="00C77A69" w:rsidRPr="005F7BFD" w:rsidRDefault="00C77A69" w:rsidP="00C77A69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  <w:r w:rsidRPr="005F7BFD">
        <w:rPr>
          <w:rFonts w:ascii="Arial" w:hAnsi="Arial"/>
          <w:b/>
          <w:sz w:val="24"/>
        </w:rPr>
        <w:tab/>
        <w:t xml:space="preserve"> </w:t>
      </w:r>
      <w:proofErr w:type="gramStart"/>
      <w:r w:rsidRPr="005F7BFD">
        <w:rPr>
          <w:rFonts w:ascii="Arial" w:hAnsi="Arial"/>
          <w:b/>
          <w:sz w:val="24"/>
        </w:rPr>
        <w:t>{{ citta</w:t>
      </w:r>
      <w:proofErr w:type="gramEnd"/>
      <w:r w:rsidRPr="005F7BFD">
        <w:rPr>
          <w:rFonts w:ascii="Arial" w:hAnsi="Arial"/>
          <w:b/>
          <w:sz w:val="24"/>
        </w:rPr>
        <w:t xml:space="preserve"> }} </w:t>
      </w:r>
    </w:p>
    <w:p w14:paraId="45DCEFB6" w14:textId="77777777" w:rsidR="00C81A12" w:rsidRDefault="00C81A12" w:rsidP="00C81A12">
      <w:pPr>
        <w:tabs>
          <w:tab w:val="left" w:pos="4111"/>
        </w:tabs>
        <w:ind w:left="2977"/>
        <w:rPr>
          <w:rFonts w:ascii="Arial" w:hAnsi="Arial"/>
          <w:b/>
          <w:sz w:val="24"/>
        </w:rPr>
      </w:pPr>
    </w:p>
    <w:p w14:paraId="47E4FF65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RingraziandoVi ancora per l’opportunità concessami e mettendo a Vostra disposizione la mia professionalità e le mie competenze, Vi sottopongo la mia candidatura quale Amministratore del Vostro Condominio ai costi, alle precisazioni e alle mansioni di seguito indicate:</w:t>
      </w:r>
    </w:p>
    <w:p w14:paraId="37269D35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</w:p>
    <w:p w14:paraId="5F69DA16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Rappresentanza legale del Condominio;</w:t>
      </w:r>
    </w:p>
    <w:p w14:paraId="7AE0640B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Convocazione assemblea ordinaria e stesura verbale;</w:t>
      </w:r>
    </w:p>
    <w:p w14:paraId="0D6AE2F9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Redazione del preventivo e relativo riparto spese;</w:t>
      </w:r>
    </w:p>
    <w:p w14:paraId="5892305D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Redazione del consuntivo e relativo riparto spese;</w:t>
      </w:r>
    </w:p>
    <w:p w14:paraId="7B564BAE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Verifica versamenti rate condominiali;</w:t>
      </w:r>
    </w:p>
    <w:p w14:paraId="38A241A1" w14:textId="77777777" w:rsidR="007742DF" w:rsidRDefault="007742DF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Invio dei solleciti ai morosi;</w:t>
      </w:r>
    </w:p>
    <w:p w14:paraId="43BC9B39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Disciplina dell’uso della cosa comune;</w:t>
      </w:r>
    </w:p>
    <w:p w14:paraId="359BBC77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Stipula contratti per la manutenzione ordinaria e la conservazione delle parti condominiali;</w:t>
      </w:r>
    </w:p>
    <w:p w14:paraId="3299E425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Visite periodiche al Condominio</w:t>
      </w:r>
      <w:r w:rsidR="00CA1A41">
        <w:rPr>
          <w:rFonts w:ascii="Arial" w:hAnsi="Arial"/>
          <w:sz w:val="24"/>
        </w:rPr>
        <w:t xml:space="preserve"> (normalmente sono minimo </w:t>
      </w:r>
      <w:proofErr w:type="gramStart"/>
      <w:r w:rsidR="00CA1A41">
        <w:rPr>
          <w:rFonts w:ascii="Arial" w:hAnsi="Arial"/>
          <w:sz w:val="24"/>
        </w:rPr>
        <w:t>4</w:t>
      </w:r>
      <w:proofErr w:type="gramEnd"/>
      <w:r w:rsidR="00CA1A41">
        <w:rPr>
          <w:rFonts w:ascii="Arial" w:hAnsi="Arial"/>
          <w:sz w:val="24"/>
        </w:rPr>
        <w:t xml:space="preserve"> all’anno)</w:t>
      </w:r>
      <w:r>
        <w:rPr>
          <w:rFonts w:ascii="Arial" w:hAnsi="Arial"/>
          <w:sz w:val="24"/>
        </w:rPr>
        <w:t>;</w:t>
      </w:r>
    </w:p>
    <w:p w14:paraId="54D21AC9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Organizzazione, coordinamento e verifica in loco dei lavori di manutenzione;</w:t>
      </w:r>
    </w:p>
    <w:p w14:paraId="1B5A6577" w14:textId="77777777" w:rsidR="007C604A" w:rsidRPr="001C4B61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Corrispondenza (Condomini, Fornitori, avvisi, ecc.);</w:t>
      </w:r>
    </w:p>
    <w:p w14:paraId="75F354E7" w14:textId="77777777" w:rsidR="007C604A" w:rsidRPr="00440747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Custodia ed archiviazione dei documenti condominiali e del libro dei verbali delle assemblee</w:t>
      </w:r>
      <w:r w:rsidRPr="00440747">
        <w:rPr>
          <w:rFonts w:ascii="Arial" w:hAnsi="Arial"/>
          <w:sz w:val="24"/>
        </w:rPr>
        <w:t>;</w:t>
      </w:r>
    </w:p>
    <w:p w14:paraId="130D177C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Cura nell’adempimento delle delibere assembleari;</w:t>
      </w:r>
    </w:p>
    <w:p w14:paraId="784AA35F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Tenuta di contabilità di cassa;</w:t>
      </w:r>
    </w:p>
    <w:p w14:paraId="626A5D9C" w14:textId="77777777" w:rsidR="007C604A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Cura nei rapporti con i vari fornitori;</w:t>
      </w:r>
    </w:p>
    <w:p w14:paraId="25960B4E" w14:textId="77777777" w:rsidR="007C604A" w:rsidRPr="00681D15" w:rsidRDefault="007C604A" w:rsidP="007C604A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Pubblicazione gestione condominiale su Internet con accesso riserva</w:t>
      </w:r>
      <w:r w:rsidR="00276AEE">
        <w:rPr>
          <w:rFonts w:ascii="Arial" w:hAnsi="Arial"/>
          <w:sz w:val="24"/>
        </w:rPr>
        <w:t>to, con questo servizio il condò</w:t>
      </w:r>
      <w:r>
        <w:rPr>
          <w:rFonts w:ascii="Arial" w:hAnsi="Arial"/>
          <w:sz w:val="24"/>
        </w:rPr>
        <w:t xml:space="preserve">mino </w:t>
      </w:r>
      <w:r w:rsidR="0078295B">
        <w:rPr>
          <w:rFonts w:ascii="Arial" w:hAnsi="Arial"/>
          <w:sz w:val="24"/>
        </w:rPr>
        <w:t xml:space="preserve">(senza costi) </w:t>
      </w:r>
      <w:r>
        <w:rPr>
          <w:rFonts w:ascii="Arial" w:hAnsi="Arial"/>
          <w:sz w:val="24"/>
        </w:rPr>
        <w:t>potrà:</w:t>
      </w:r>
    </w:p>
    <w:p w14:paraId="083C7CD1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inviare comunicazioni all'Amministratore; </w:t>
      </w:r>
    </w:p>
    <w:p w14:paraId="138D0A5C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conoscere la situazione dettagliata dei versamenti; </w:t>
      </w:r>
    </w:p>
    <w:p w14:paraId="24D33A40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consultare l'elenco dei fornitori; </w:t>
      </w:r>
    </w:p>
    <w:p w14:paraId="566E6006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prendere visione di avvisi e scadenze del condominio; </w:t>
      </w:r>
    </w:p>
    <w:p w14:paraId="6366978D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 xml:space="preserve">inserire messaggi nella pubblica "bacheca del condominio"; </w:t>
      </w:r>
    </w:p>
    <w:p w14:paraId="71D0E019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 w:rsidRPr="00681D15">
        <w:rPr>
          <w:rFonts w:ascii="Arial" w:hAnsi="Arial"/>
          <w:sz w:val="24"/>
        </w:rPr>
        <w:t>esaminare documenta</w:t>
      </w:r>
      <w:r>
        <w:rPr>
          <w:rFonts w:ascii="Arial" w:hAnsi="Arial"/>
          <w:sz w:val="24"/>
        </w:rPr>
        <w:t>zione riguardante il condominio;</w:t>
      </w:r>
    </w:p>
    <w:p w14:paraId="75322427" w14:textId="77777777" w:rsidR="007C604A" w:rsidRDefault="007C604A" w:rsidP="007C604A">
      <w:pPr>
        <w:ind w:left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(si può visionare una demo su </w:t>
      </w:r>
      <w:hyperlink r:id="rId9" w:history="1">
        <w:r w:rsidRPr="007278E0">
          <w:rPr>
            <w:rStyle w:val="Collegamentoipertestuale"/>
            <w:rFonts w:ascii="Arial" w:hAnsi="Arial"/>
            <w:sz w:val="24"/>
          </w:rPr>
          <w:t>www.studioserra.it</w:t>
        </w:r>
      </w:hyperlink>
      <w:r>
        <w:rPr>
          <w:rFonts w:ascii="Arial" w:hAnsi="Arial"/>
          <w:sz w:val="24"/>
        </w:rPr>
        <w:t>).</w:t>
      </w:r>
    </w:p>
    <w:p w14:paraId="1FA1DCCA" w14:textId="77777777" w:rsidR="007C604A" w:rsidRDefault="007C604A" w:rsidP="007C604A">
      <w:pPr>
        <w:jc w:val="both"/>
        <w:rPr>
          <w:rFonts w:ascii="Arial" w:hAnsi="Arial"/>
          <w:sz w:val="24"/>
        </w:rPr>
      </w:pPr>
    </w:p>
    <w:p w14:paraId="1F9FE529" w14:textId="77777777" w:rsidR="005E7FA8" w:rsidRDefault="00A64BDE" w:rsidP="007742DF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Ci tengo a precisare che il mio compenso è omnicomprensivo e solo l’assemblea potrà deliberare ulteriori </w:t>
      </w:r>
      <w:r w:rsidR="007742DF">
        <w:rPr>
          <w:rFonts w:ascii="Arial" w:hAnsi="Arial"/>
          <w:sz w:val="24"/>
        </w:rPr>
        <w:t xml:space="preserve">extra. </w:t>
      </w:r>
    </w:p>
    <w:p w14:paraId="54271D13" w14:textId="77777777" w:rsidR="00012B1C" w:rsidRDefault="00012B1C" w:rsidP="007742DF">
      <w:pPr>
        <w:ind w:firstLine="426"/>
        <w:jc w:val="both"/>
        <w:rPr>
          <w:rFonts w:ascii="Arial" w:hAnsi="Arial"/>
          <w:sz w:val="24"/>
        </w:rPr>
      </w:pPr>
    </w:p>
    <w:p w14:paraId="7B93512B" w14:textId="01235839" w:rsidR="00C81A12" w:rsidRPr="002B51BF" w:rsidRDefault="00012B1C" w:rsidP="00C81A12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46790">
        <w:rPr>
          <w:rFonts w:ascii="Arial" w:hAnsi="Arial"/>
          <w:sz w:val="24"/>
          <w:szCs w:val="24"/>
        </w:rPr>
        <w:t xml:space="preserve">Il </w:t>
      </w:r>
      <w:r w:rsidRPr="00346790">
        <w:rPr>
          <w:rFonts w:ascii="Arial" w:hAnsi="Arial"/>
          <w:b/>
          <w:bCs/>
          <w:sz w:val="24"/>
          <w:szCs w:val="24"/>
        </w:rPr>
        <w:t>compenso annuale</w:t>
      </w:r>
      <w:r w:rsidRPr="00346790">
        <w:rPr>
          <w:rFonts w:ascii="Arial" w:hAnsi="Arial"/>
          <w:sz w:val="24"/>
          <w:szCs w:val="24"/>
        </w:rPr>
        <w:t xml:space="preserve"> per la gestione amministrativa è </w:t>
      </w:r>
      <w:r w:rsidRPr="002B51BF">
        <w:rPr>
          <w:rFonts w:ascii="Arial" w:hAnsi="Arial" w:cs="Arial"/>
          <w:sz w:val="24"/>
          <w:szCs w:val="24"/>
        </w:rPr>
        <w:t xml:space="preserve">di </w:t>
      </w:r>
      <w:proofErr w:type="gramStart"/>
      <w:r w:rsidR="00C71C11" w:rsidRPr="00C71C11">
        <w:rPr>
          <w:rFonts w:ascii="Arial" w:hAnsi="Arial" w:cs="Arial"/>
          <w:sz w:val="24"/>
          <w:szCs w:val="24"/>
        </w:rPr>
        <w:t xml:space="preserve">{{ </w:t>
      </w:r>
      <w:proofErr w:type="spellStart"/>
      <w:r w:rsidR="00C71C11" w:rsidRPr="00C71C11">
        <w:rPr>
          <w:rFonts w:ascii="Arial" w:hAnsi="Arial" w:cs="Arial"/>
          <w:sz w:val="24"/>
          <w:szCs w:val="24"/>
        </w:rPr>
        <w:t>compenso</w:t>
      </w:r>
      <w:proofErr w:type="gramEnd"/>
      <w:r w:rsidR="00C71C11" w:rsidRPr="00C71C11">
        <w:rPr>
          <w:rFonts w:ascii="Arial" w:hAnsi="Arial" w:cs="Arial"/>
          <w:sz w:val="24"/>
          <w:szCs w:val="24"/>
        </w:rPr>
        <w:t>_</w:t>
      </w:r>
      <w:proofErr w:type="gramStart"/>
      <w:r w:rsidR="00C71C11" w:rsidRPr="00C71C11">
        <w:rPr>
          <w:rFonts w:ascii="Arial" w:hAnsi="Arial" w:cs="Arial"/>
          <w:sz w:val="24"/>
          <w:szCs w:val="24"/>
        </w:rPr>
        <w:t>annuale</w:t>
      </w:r>
      <w:proofErr w:type="spellEnd"/>
      <w:r w:rsidR="00C71C11" w:rsidRPr="00C71C11">
        <w:rPr>
          <w:rFonts w:ascii="Arial" w:hAnsi="Arial" w:cs="Arial"/>
          <w:sz w:val="24"/>
          <w:szCs w:val="24"/>
        </w:rPr>
        <w:t xml:space="preserve"> }</w:t>
      </w:r>
      <w:proofErr w:type="gramEnd"/>
      <w:r w:rsidR="00C71C11" w:rsidRPr="00C71C11">
        <w:rPr>
          <w:rFonts w:ascii="Arial" w:hAnsi="Arial" w:cs="Arial"/>
          <w:sz w:val="24"/>
          <w:szCs w:val="24"/>
        </w:rPr>
        <w:t>}</w:t>
      </w:r>
    </w:p>
    <w:p w14:paraId="5D9DD4B5" w14:textId="77777777" w:rsidR="0033332E" w:rsidRDefault="0033332E" w:rsidP="0033332E">
      <w:pPr>
        <w:jc w:val="both"/>
        <w:rPr>
          <w:rFonts w:ascii="Arial" w:hAnsi="Arial"/>
          <w:bCs/>
          <w:sz w:val="24"/>
        </w:rPr>
      </w:pPr>
    </w:p>
    <w:p w14:paraId="0AF607C9" w14:textId="62FE0977" w:rsidR="00C81A12" w:rsidRDefault="0033332E" w:rsidP="00C81A12">
      <w:pPr>
        <w:jc w:val="both"/>
        <w:rPr>
          <w:rFonts w:ascii="Arial" w:hAnsi="Arial"/>
          <w:sz w:val="24"/>
        </w:rPr>
      </w:pPr>
      <w:r>
        <w:rPr>
          <w:rFonts w:ascii="Arial" w:hAnsi="Arial"/>
          <w:bCs/>
          <w:sz w:val="24"/>
        </w:rPr>
        <w:t xml:space="preserve">Le </w:t>
      </w:r>
      <w:r w:rsidRPr="0033332E">
        <w:rPr>
          <w:rFonts w:ascii="Arial" w:hAnsi="Arial"/>
          <w:b/>
          <w:sz w:val="24"/>
        </w:rPr>
        <w:t>s</w:t>
      </w:r>
      <w:r w:rsidR="00012B1C" w:rsidRPr="0033332E">
        <w:rPr>
          <w:rFonts w:ascii="Arial" w:hAnsi="Arial"/>
          <w:b/>
          <w:sz w:val="24"/>
        </w:rPr>
        <w:t>pese di cancelleria</w:t>
      </w:r>
      <w:r w:rsidR="00012B1C">
        <w:rPr>
          <w:rFonts w:ascii="Arial" w:hAnsi="Arial"/>
          <w:sz w:val="24"/>
        </w:rPr>
        <w:t xml:space="preserve"> ipotizzate</w:t>
      </w:r>
      <w:r>
        <w:rPr>
          <w:rFonts w:ascii="Arial" w:hAnsi="Arial"/>
          <w:sz w:val="24"/>
        </w:rPr>
        <w:t xml:space="preserve"> ammontano </w:t>
      </w:r>
      <w:r w:rsidRPr="002B51BF">
        <w:rPr>
          <w:rFonts w:ascii="Arial" w:hAnsi="Arial" w:cs="Arial"/>
          <w:sz w:val="24"/>
          <w:szCs w:val="24"/>
        </w:rPr>
        <w:t>a</w:t>
      </w:r>
      <w:r w:rsidR="00672DEE" w:rsidRPr="002B51BF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323D0A" w:rsidRPr="002B51BF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323D0A" w:rsidRPr="002B51BF">
        <w:rPr>
          <w:rFonts w:ascii="Arial" w:hAnsi="Arial" w:cs="Arial"/>
          <w:b/>
          <w:bCs/>
          <w:sz w:val="24"/>
          <w:szCs w:val="24"/>
        </w:rPr>
        <w:t>spese</w:t>
      </w:r>
      <w:proofErr w:type="gramEnd"/>
      <w:r w:rsidR="00323D0A" w:rsidRPr="002B51BF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323D0A" w:rsidRPr="002B51BF">
        <w:rPr>
          <w:rFonts w:ascii="Arial" w:hAnsi="Arial" w:cs="Arial"/>
          <w:b/>
          <w:bCs/>
          <w:sz w:val="24"/>
          <w:szCs w:val="24"/>
        </w:rPr>
        <w:t>cancelleria</w:t>
      </w:r>
      <w:proofErr w:type="spellEnd"/>
      <w:r w:rsidR="00323D0A" w:rsidRPr="002B51BF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323D0A" w:rsidRPr="002B51BF">
        <w:rPr>
          <w:rFonts w:ascii="Arial" w:hAnsi="Arial" w:cs="Arial"/>
          <w:b/>
          <w:bCs/>
          <w:sz w:val="24"/>
          <w:szCs w:val="24"/>
        </w:rPr>
        <w:t>}</w:t>
      </w:r>
    </w:p>
    <w:p w14:paraId="1B95704E" w14:textId="77777777" w:rsidR="00012B1C" w:rsidRDefault="00012B1C" w:rsidP="00672DEE">
      <w:pPr>
        <w:jc w:val="both"/>
        <w:rPr>
          <w:rFonts w:ascii="Arial" w:hAnsi="Arial"/>
          <w:sz w:val="24"/>
        </w:rPr>
      </w:pPr>
    </w:p>
    <w:p w14:paraId="4F022259" w14:textId="737469AC" w:rsidR="00012B1C" w:rsidRPr="00AA33D5" w:rsidRDefault="00012B1C" w:rsidP="00C81A12">
      <w:pPr>
        <w:jc w:val="both"/>
        <w:rPr>
          <w:rFonts w:ascii="Arial" w:hAnsi="Arial"/>
          <w:sz w:val="24"/>
        </w:rPr>
      </w:pPr>
      <w:r w:rsidRPr="00FE25A6">
        <w:rPr>
          <w:rFonts w:ascii="Arial" w:hAnsi="Arial"/>
          <w:sz w:val="24"/>
        </w:rPr>
        <w:t>Aggiornamento e cust</w:t>
      </w:r>
      <w:r>
        <w:rPr>
          <w:rFonts w:ascii="Arial" w:hAnsi="Arial"/>
          <w:sz w:val="24"/>
        </w:rPr>
        <w:t xml:space="preserve">odia </w:t>
      </w:r>
      <w:r w:rsidRPr="0033332E">
        <w:rPr>
          <w:rFonts w:ascii="Arial" w:hAnsi="Arial"/>
          <w:b/>
          <w:bCs/>
          <w:sz w:val="24"/>
        </w:rPr>
        <w:t>anagrafica</w:t>
      </w:r>
      <w:r>
        <w:rPr>
          <w:rFonts w:ascii="Arial" w:hAnsi="Arial"/>
          <w:sz w:val="24"/>
        </w:rPr>
        <w:t xml:space="preserve"> condominiale </w:t>
      </w:r>
      <w:proofErr w:type="gramStart"/>
      <w:r w:rsidR="009B5B9C" w:rsidRPr="002B51BF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9B5B9C" w:rsidRPr="002B51BF">
        <w:rPr>
          <w:rFonts w:ascii="Arial" w:hAnsi="Arial" w:cs="Arial"/>
          <w:b/>
          <w:bCs/>
          <w:sz w:val="24"/>
          <w:szCs w:val="24"/>
        </w:rPr>
        <w:t>aggiornamento</w:t>
      </w:r>
      <w:proofErr w:type="gramEnd"/>
      <w:r w:rsidR="009B5B9C" w:rsidRPr="002B51BF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9B5B9C" w:rsidRPr="002B51BF">
        <w:rPr>
          <w:rFonts w:ascii="Arial" w:hAnsi="Arial" w:cs="Arial"/>
          <w:b/>
          <w:bCs/>
          <w:sz w:val="24"/>
          <w:szCs w:val="24"/>
        </w:rPr>
        <w:t>anagrafica</w:t>
      </w:r>
      <w:proofErr w:type="spellEnd"/>
      <w:r w:rsidR="009B5B9C" w:rsidRPr="002B51BF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9B5B9C" w:rsidRPr="002B51BF">
        <w:rPr>
          <w:rFonts w:ascii="Arial" w:hAnsi="Arial" w:cs="Arial"/>
          <w:b/>
          <w:bCs/>
          <w:sz w:val="24"/>
          <w:szCs w:val="24"/>
        </w:rPr>
        <w:t>}</w:t>
      </w:r>
    </w:p>
    <w:p w14:paraId="1FEC8B26" w14:textId="77777777" w:rsidR="00012B1C" w:rsidRDefault="00012B1C" w:rsidP="007742DF">
      <w:pPr>
        <w:ind w:firstLine="426"/>
        <w:jc w:val="both"/>
        <w:rPr>
          <w:rFonts w:ascii="Arial" w:hAnsi="Arial"/>
          <w:sz w:val="24"/>
        </w:rPr>
      </w:pPr>
    </w:p>
    <w:p w14:paraId="50A2E9F9" w14:textId="77777777" w:rsidR="00012B1C" w:rsidRPr="006B05A5" w:rsidRDefault="00012B1C" w:rsidP="007742DF">
      <w:pPr>
        <w:ind w:firstLine="426"/>
        <w:jc w:val="both"/>
        <w:rPr>
          <w:rFonts w:ascii="Arial" w:hAnsi="Arial"/>
          <w:sz w:val="24"/>
        </w:rPr>
      </w:pPr>
    </w:p>
    <w:p w14:paraId="14F6E601" w14:textId="77777777" w:rsidR="005E7FA8" w:rsidRDefault="005E7FA8" w:rsidP="005E7FA8">
      <w:pPr>
        <w:ind w:firstLine="426"/>
        <w:jc w:val="both"/>
        <w:rPr>
          <w:rFonts w:ascii="Arial" w:hAnsi="Arial"/>
          <w:b/>
          <w:sz w:val="24"/>
        </w:rPr>
      </w:pPr>
    </w:p>
    <w:p w14:paraId="5EE26118" w14:textId="4DD0FFFA" w:rsidR="00397C6D" w:rsidRDefault="00397C6D" w:rsidP="00C81A12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Adempimenti fiscali previsti dalla </w:t>
      </w:r>
      <w:r w:rsidRPr="00FE25A6">
        <w:rPr>
          <w:rFonts w:ascii="Arial" w:hAnsi="Arial"/>
          <w:sz w:val="24"/>
        </w:rPr>
        <w:t>Finanziaria 2007:</w:t>
      </w:r>
      <w:r>
        <w:rPr>
          <w:rFonts w:ascii="Arial" w:hAnsi="Arial"/>
          <w:sz w:val="24"/>
        </w:rPr>
        <w:t xml:space="preserve"> </w:t>
      </w:r>
      <w:r w:rsidRPr="006505E3">
        <w:rPr>
          <w:rFonts w:ascii="Arial" w:hAnsi="Arial"/>
          <w:b/>
          <w:bCs/>
          <w:sz w:val="24"/>
        </w:rPr>
        <w:t>mod. 770</w:t>
      </w:r>
      <w:r>
        <w:rPr>
          <w:rFonts w:ascii="Arial" w:hAnsi="Arial"/>
          <w:sz w:val="24"/>
        </w:rPr>
        <w:t>. G</w:t>
      </w:r>
      <w:r w:rsidRPr="00FE25A6">
        <w:rPr>
          <w:rFonts w:ascii="Arial" w:hAnsi="Arial"/>
          <w:sz w:val="24"/>
        </w:rPr>
        <w:t xml:space="preserve">estione ritenute 4%, certificazioni ritenute effettuate per ogni fornitore, predisposizione documentazione </w:t>
      </w:r>
      <w:r>
        <w:rPr>
          <w:rFonts w:ascii="Arial" w:hAnsi="Arial"/>
          <w:sz w:val="24"/>
        </w:rPr>
        <w:t>e sua</w:t>
      </w:r>
      <w:r w:rsidRPr="00FE25A6">
        <w:rPr>
          <w:rFonts w:ascii="Arial" w:hAnsi="Arial"/>
          <w:sz w:val="24"/>
        </w:rPr>
        <w:t xml:space="preserve"> compilazione</w:t>
      </w:r>
      <w:r w:rsidRPr="002B51B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7A105C" w:rsidRPr="002B51BF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7A105C" w:rsidRPr="002B51BF">
        <w:rPr>
          <w:rFonts w:ascii="Arial" w:hAnsi="Arial" w:cs="Arial"/>
          <w:b/>
          <w:bCs/>
          <w:sz w:val="24"/>
          <w:szCs w:val="24"/>
        </w:rPr>
        <w:t>adempimenti</w:t>
      </w:r>
      <w:proofErr w:type="gramEnd"/>
      <w:r w:rsidR="007A105C" w:rsidRPr="002B51BF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7A105C" w:rsidRPr="002B51BF">
        <w:rPr>
          <w:rFonts w:ascii="Arial" w:hAnsi="Arial" w:cs="Arial"/>
          <w:b/>
          <w:bCs/>
          <w:sz w:val="24"/>
          <w:szCs w:val="24"/>
        </w:rPr>
        <w:t>fiscali</w:t>
      </w:r>
      <w:proofErr w:type="spellEnd"/>
      <w:r w:rsidR="007A105C" w:rsidRPr="002B51BF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7A105C" w:rsidRPr="002B51BF">
        <w:rPr>
          <w:rFonts w:ascii="Arial" w:hAnsi="Arial" w:cs="Arial"/>
          <w:b/>
          <w:bCs/>
          <w:sz w:val="24"/>
          <w:szCs w:val="24"/>
        </w:rPr>
        <w:t>}</w:t>
      </w:r>
      <w:r w:rsidRPr="002B51BF">
        <w:rPr>
          <w:rFonts w:ascii="Arial" w:hAnsi="Arial" w:cs="Arial"/>
          <w:sz w:val="24"/>
          <w:szCs w:val="24"/>
        </w:rPr>
        <w:t xml:space="preserve"> </w:t>
      </w:r>
      <w:r w:rsidRPr="00FE25A6">
        <w:rPr>
          <w:rFonts w:ascii="Arial" w:hAnsi="Arial"/>
          <w:sz w:val="24"/>
        </w:rPr>
        <w:t>(</w:t>
      </w:r>
      <w:r w:rsidRPr="00F72E90">
        <w:rPr>
          <w:rFonts w:ascii="Arial" w:hAnsi="Arial"/>
          <w:b/>
          <w:sz w:val="24"/>
        </w:rPr>
        <w:t>incluso compenso per invio all’Agenzia delle Entrate</w:t>
      </w:r>
      <w:r w:rsidRPr="00FE25A6">
        <w:rPr>
          <w:rFonts w:ascii="Arial" w:hAnsi="Arial"/>
          <w:sz w:val="24"/>
        </w:rPr>
        <w:t>).</w:t>
      </w:r>
    </w:p>
    <w:p w14:paraId="2DB3C06B" w14:textId="3CCE5087" w:rsidR="00397C6D" w:rsidRPr="00BE686D" w:rsidRDefault="00397C6D" w:rsidP="00D36333">
      <w:pPr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sz w:val="24"/>
        </w:rPr>
        <w:t xml:space="preserve">Pratica </w:t>
      </w:r>
      <w:r w:rsidRPr="0033332E">
        <w:rPr>
          <w:rFonts w:ascii="Arial" w:hAnsi="Arial"/>
          <w:b/>
          <w:bCs/>
          <w:sz w:val="24"/>
        </w:rPr>
        <w:t>Certificazione Unica</w:t>
      </w:r>
      <w:r>
        <w:rPr>
          <w:rFonts w:ascii="Arial" w:hAnsi="Arial"/>
          <w:b/>
          <w:bCs/>
          <w:sz w:val="24"/>
        </w:rPr>
        <w:t xml:space="preserve"> </w:t>
      </w:r>
      <w:r>
        <w:rPr>
          <w:rFonts w:ascii="Arial" w:hAnsi="Arial"/>
          <w:sz w:val="24"/>
        </w:rPr>
        <w:t>ammonta a</w:t>
      </w:r>
      <w:r w:rsidRPr="002631E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636B8" w:rsidRPr="002631EF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B636B8" w:rsidRPr="002631EF">
        <w:rPr>
          <w:rFonts w:ascii="Arial" w:hAnsi="Arial" w:cs="Arial"/>
          <w:b/>
          <w:bCs/>
          <w:sz w:val="24"/>
          <w:szCs w:val="24"/>
        </w:rPr>
        <w:t>certificazione</w:t>
      </w:r>
      <w:proofErr w:type="gramEnd"/>
      <w:r w:rsidR="00B636B8" w:rsidRPr="002631EF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B636B8" w:rsidRPr="002631EF">
        <w:rPr>
          <w:rFonts w:ascii="Arial" w:hAnsi="Arial" w:cs="Arial"/>
          <w:b/>
          <w:bCs/>
          <w:sz w:val="24"/>
          <w:szCs w:val="24"/>
        </w:rPr>
        <w:t>unica</w:t>
      </w:r>
      <w:proofErr w:type="spellEnd"/>
      <w:r w:rsidR="00B636B8" w:rsidRPr="002631EF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B636B8" w:rsidRPr="002631EF">
        <w:rPr>
          <w:rFonts w:ascii="Arial" w:hAnsi="Arial" w:cs="Arial"/>
          <w:b/>
          <w:bCs/>
          <w:sz w:val="24"/>
          <w:szCs w:val="24"/>
        </w:rPr>
        <w:t>}</w:t>
      </w:r>
      <w:r w:rsidRPr="002631EF">
        <w:rPr>
          <w:rFonts w:ascii="Arial" w:hAnsi="Arial" w:cs="Arial"/>
          <w:sz w:val="24"/>
          <w:szCs w:val="24"/>
        </w:rPr>
        <w:t xml:space="preserve"> </w:t>
      </w:r>
      <w:r w:rsidRPr="00FE25A6">
        <w:rPr>
          <w:rFonts w:ascii="Arial" w:hAnsi="Arial"/>
          <w:sz w:val="24"/>
        </w:rPr>
        <w:t>(</w:t>
      </w:r>
      <w:r w:rsidRPr="00F72E90">
        <w:rPr>
          <w:rFonts w:ascii="Arial" w:hAnsi="Arial"/>
          <w:b/>
          <w:sz w:val="24"/>
        </w:rPr>
        <w:t>incluso compenso per invio all’Agenzia delle Entrate</w:t>
      </w:r>
      <w:r w:rsidRPr="00FE25A6">
        <w:rPr>
          <w:rFonts w:ascii="Arial" w:hAnsi="Arial"/>
          <w:sz w:val="24"/>
        </w:rPr>
        <w:t>).</w:t>
      </w:r>
    </w:p>
    <w:p w14:paraId="63E99585" w14:textId="77777777" w:rsidR="00397C6D" w:rsidRDefault="00397C6D" w:rsidP="007C604A">
      <w:pPr>
        <w:ind w:firstLine="426"/>
        <w:jc w:val="both"/>
        <w:rPr>
          <w:rFonts w:ascii="Arial" w:hAnsi="Arial"/>
          <w:sz w:val="24"/>
        </w:rPr>
      </w:pPr>
    </w:p>
    <w:p w14:paraId="131A088E" w14:textId="0F73DC61" w:rsidR="006B1D54" w:rsidRPr="00710EFC" w:rsidRDefault="006B1D54" w:rsidP="00C81A12">
      <w:pPr>
        <w:ind w:firstLine="426"/>
        <w:jc w:val="both"/>
        <w:rPr>
          <w:rFonts w:ascii="Arial" w:hAnsi="Arial"/>
          <w:b/>
          <w:bCs/>
          <w:sz w:val="24"/>
        </w:rPr>
      </w:pPr>
      <w:r>
        <w:rPr>
          <w:rFonts w:ascii="Arial" w:hAnsi="Arial"/>
          <w:sz w:val="24"/>
        </w:rPr>
        <w:t xml:space="preserve">Alle somme dovute saranno sempre aggiunte il contributo previdenziale e l’IVA come previsto dalla legge per un </w:t>
      </w:r>
      <w:r w:rsidRPr="006505E3">
        <w:rPr>
          <w:rFonts w:ascii="Arial" w:hAnsi="Arial"/>
          <w:b/>
          <w:bCs/>
          <w:sz w:val="24"/>
        </w:rPr>
        <w:t>totale</w:t>
      </w:r>
      <w:r>
        <w:rPr>
          <w:rFonts w:ascii="Arial" w:hAnsi="Arial"/>
          <w:sz w:val="24"/>
        </w:rPr>
        <w:t xml:space="preserve"> </w:t>
      </w:r>
      <w:r w:rsidRPr="006505E3">
        <w:rPr>
          <w:rFonts w:ascii="Arial" w:hAnsi="Arial"/>
          <w:b/>
          <w:bCs/>
          <w:sz w:val="24"/>
        </w:rPr>
        <w:t>annuale</w:t>
      </w:r>
      <w:r w:rsidRPr="006505E3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attuale di </w:t>
      </w:r>
      <w:proofErr w:type="gramStart"/>
      <w:r w:rsidR="009D5A94" w:rsidRPr="00714CB4">
        <w:rPr>
          <w:rFonts w:ascii="Arial" w:hAnsi="Arial" w:cs="Arial"/>
          <w:b/>
          <w:bCs/>
          <w:sz w:val="24"/>
          <w:szCs w:val="24"/>
        </w:rPr>
        <w:t xml:space="preserve">{{ </w:t>
      </w:r>
      <w:proofErr w:type="spellStart"/>
      <w:r w:rsidR="009D5A94" w:rsidRPr="00714CB4">
        <w:rPr>
          <w:rFonts w:ascii="Arial" w:hAnsi="Arial" w:cs="Arial"/>
          <w:b/>
          <w:bCs/>
          <w:sz w:val="24"/>
          <w:szCs w:val="24"/>
        </w:rPr>
        <w:t>totale</w:t>
      </w:r>
      <w:proofErr w:type="gramEnd"/>
      <w:r w:rsidR="009D5A94" w:rsidRPr="00714CB4">
        <w:rPr>
          <w:rFonts w:ascii="Arial" w:hAnsi="Arial" w:cs="Arial"/>
          <w:b/>
          <w:bCs/>
          <w:sz w:val="24"/>
          <w:szCs w:val="24"/>
        </w:rPr>
        <w:t>_</w:t>
      </w:r>
      <w:proofErr w:type="gramStart"/>
      <w:r w:rsidR="009D5A94" w:rsidRPr="00714CB4">
        <w:rPr>
          <w:rFonts w:ascii="Arial" w:hAnsi="Arial" w:cs="Arial"/>
          <w:b/>
          <w:bCs/>
          <w:sz w:val="24"/>
          <w:szCs w:val="24"/>
        </w:rPr>
        <w:t>finale</w:t>
      </w:r>
      <w:proofErr w:type="spellEnd"/>
      <w:r w:rsidR="009D5A94" w:rsidRPr="00714CB4">
        <w:rPr>
          <w:rFonts w:ascii="Arial" w:hAnsi="Arial" w:cs="Arial"/>
          <w:b/>
          <w:bCs/>
          <w:sz w:val="24"/>
          <w:szCs w:val="24"/>
        </w:rPr>
        <w:t xml:space="preserve"> }</w:t>
      </w:r>
      <w:proofErr w:type="gramEnd"/>
      <w:r w:rsidR="009D5A94" w:rsidRPr="00714CB4">
        <w:rPr>
          <w:rFonts w:ascii="Arial" w:hAnsi="Arial" w:cs="Arial"/>
          <w:b/>
          <w:bCs/>
          <w:sz w:val="24"/>
          <w:szCs w:val="24"/>
        </w:rPr>
        <w:t>}</w:t>
      </w:r>
    </w:p>
    <w:p w14:paraId="68C6DF03" w14:textId="77777777" w:rsidR="00C81A12" w:rsidRPr="00710EFC" w:rsidRDefault="00C81A12" w:rsidP="00C81A12">
      <w:pPr>
        <w:ind w:firstLine="426"/>
        <w:jc w:val="both"/>
        <w:rPr>
          <w:rFonts w:ascii="Arial" w:hAnsi="Arial"/>
          <w:b/>
          <w:bCs/>
          <w:sz w:val="24"/>
        </w:rPr>
      </w:pPr>
    </w:p>
    <w:p w14:paraId="30667578" w14:textId="77777777" w:rsidR="00012B1C" w:rsidRDefault="00012B1C" w:rsidP="00012B1C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L’importo sarà fatturato ad avanzamento temporale dell’incarico.</w:t>
      </w:r>
    </w:p>
    <w:p w14:paraId="65B54E57" w14:textId="77777777" w:rsidR="007C604A" w:rsidRDefault="007C604A" w:rsidP="007C604A">
      <w:pPr>
        <w:ind w:firstLine="426"/>
        <w:jc w:val="both"/>
        <w:rPr>
          <w:rFonts w:ascii="Arial" w:hAnsi="Arial"/>
          <w:sz w:val="24"/>
        </w:rPr>
      </w:pPr>
    </w:p>
    <w:p w14:paraId="778B3FF6" w14:textId="77777777" w:rsidR="00012B1C" w:rsidRDefault="00012B1C" w:rsidP="00012B1C">
      <w:pPr>
        <w:ind w:firstLine="426"/>
        <w:jc w:val="both"/>
        <w:rPr>
          <w:rFonts w:ascii="Arial" w:hAnsi="Arial"/>
          <w:sz w:val="24"/>
        </w:rPr>
      </w:pPr>
      <w:proofErr w:type="gramStart"/>
      <w:r>
        <w:rPr>
          <w:rFonts w:ascii="Arial" w:hAnsi="Arial"/>
          <w:sz w:val="24"/>
        </w:rPr>
        <w:t>Inoltre</w:t>
      </w:r>
      <w:proofErr w:type="gramEnd"/>
      <w:r>
        <w:rPr>
          <w:rFonts w:ascii="Arial" w:hAnsi="Arial"/>
          <w:sz w:val="24"/>
        </w:rPr>
        <w:t xml:space="preserve"> potranno esserci delle mansioni straordinarie i cui costi sono, iva esclusa:</w:t>
      </w:r>
    </w:p>
    <w:p w14:paraId="3421B0D6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assemblee straordinarie 120,00   €/</w:t>
      </w:r>
      <w:proofErr w:type="spellStart"/>
      <w:r>
        <w:rPr>
          <w:rFonts w:ascii="Arial" w:hAnsi="Arial"/>
          <w:sz w:val="24"/>
        </w:rPr>
        <w:t>cad</w:t>
      </w:r>
      <w:proofErr w:type="spellEnd"/>
    </w:p>
    <w:p w14:paraId="0B89CDF3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trasmissione telematica di certificazioni IRPEF all’Agenzia delle Entrate 25 euro ad unità;</w:t>
      </w:r>
    </w:p>
    <w:p w14:paraId="40AE8C57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predisposizione documentazione per consegne fine mandato </w:t>
      </w:r>
      <w:r w:rsidR="002F6965">
        <w:rPr>
          <w:rFonts w:ascii="Arial" w:hAnsi="Arial"/>
          <w:sz w:val="24"/>
        </w:rPr>
        <w:t>200</w:t>
      </w:r>
      <w:r>
        <w:rPr>
          <w:rFonts w:ascii="Arial" w:hAnsi="Arial"/>
          <w:sz w:val="24"/>
        </w:rPr>
        <w:t>,00 euro</w:t>
      </w:r>
    </w:p>
    <w:p w14:paraId="034AADC4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eventuali vacazioni per colloqui avvocati o udienze 50,00 euro/ora o frazione;</w:t>
      </w:r>
    </w:p>
    <w:p w14:paraId="62F8E89B" w14:textId="4B0B86A9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eventuale pratica rimborso assicurativo</w:t>
      </w:r>
      <w:r w:rsidR="00DF0049">
        <w:rPr>
          <w:rFonts w:ascii="Arial" w:hAnsi="Arial"/>
          <w:sz w:val="24"/>
        </w:rPr>
        <w:t xml:space="preserve">: </w:t>
      </w:r>
      <w:r w:rsidR="00A93B59">
        <w:rPr>
          <w:rFonts w:ascii="Arial" w:hAnsi="Arial"/>
          <w:sz w:val="24"/>
        </w:rPr>
        <w:t xml:space="preserve">da un minimo di </w:t>
      </w:r>
      <w:r w:rsidR="0090601E">
        <w:rPr>
          <w:rFonts w:ascii="Arial" w:hAnsi="Arial"/>
          <w:sz w:val="24"/>
        </w:rPr>
        <w:t>1</w:t>
      </w:r>
      <w:r w:rsidR="00DF0049">
        <w:rPr>
          <w:rFonts w:ascii="Arial" w:hAnsi="Arial"/>
          <w:sz w:val="24"/>
        </w:rPr>
        <w:t>00</w:t>
      </w:r>
      <w:r>
        <w:rPr>
          <w:rFonts w:ascii="Arial" w:hAnsi="Arial"/>
          <w:sz w:val="24"/>
        </w:rPr>
        <w:t>,00 euro</w:t>
      </w:r>
      <w:r w:rsidR="0090601E">
        <w:rPr>
          <w:rFonts w:ascii="Arial" w:hAnsi="Arial"/>
          <w:sz w:val="24"/>
        </w:rPr>
        <w:t xml:space="preserve"> ad un massimo del 10%</w:t>
      </w:r>
      <w:r>
        <w:rPr>
          <w:rFonts w:ascii="Arial" w:hAnsi="Arial"/>
          <w:sz w:val="24"/>
        </w:rPr>
        <w:t>;</w:t>
      </w:r>
    </w:p>
    <w:p w14:paraId="02006931" w14:textId="77777777" w:rsidR="00054A48" w:rsidRDefault="00054A48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spese fotocopie per singolo foglio 0,15 euro:</w:t>
      </w:r>
    </w:p>
    <w:p w14:paraId="64D02FFA" w14:textId="20F668C1" w:rsidR="00012B1C" w:rsidRPr="00FE25A6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predisposizione decreto ingiuntivo </w:t>
      </w:r>
      <w:r w:rsidR="00D34C0E">
        <w:rPr>
          <w:rFonts w:ascii="Arial" w:hAnsi="Arial"/>
          <w:sz w:val="24"/>
        </w:rPr>
        <w:t>10</w:t>
      </w:r>
      <w:r>
        <w:rPr>
          <w:rFonts w:ascii="Arial" w:hAnsi="Arial"/>
          <w:sz w:val="24"/>
        </w:rPr>
        <w:t>0,00 euro;</w:t>
      </w:r>
    </w:p>
    <w:p w14:paraId="21CD65FD" w14:textId="77777777" w:rsidR="00012B1C" w:rsidRDefault="00012B1C" w:rsidP="00012B1C">
      <w:pPr>
        <w:numPr>
          <w:ilvl w:val="0"/>
          <w:numId w:val="11"/>
        </w:numPr>
        <w:ind w:left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assunzione responsabilità di Committenza per lavori di straordinaria manutenzione (percentuali sul consuntivo lavori iva inclusa</w:t>
      </w:r>
      <w:r w:rsidR="00054A48">
        <w:rPr>
          <w:rFonts w:ascii="Arial" w:hAnsi="Arial"/>
          <w:sz w:val="24"/>
        </w:rPr>
        <w:t>, gestione approvata dall’assemblea</w:t>
      </w:r>
      <w:r>
        <w:rPr>
          <w:rFonts w:ascii="Arial" w:hAnsi="Arial"/>
          <w:sz w:val="24"/>
        </w:rPr>
        <w:t>):</w:t>
      </w:r>
    </w:p>
    <w:p w14:paraId="5FCE4F0F" w14:textId="77777777" w:rsidR="00012B1C" w:rsidRDefault="00012B1C" w:rsidP="00012B1C">
      <w:pPr>
        <w:numPr>
          <w:ilvl w:val="1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3</w:t>
      </w:r>
      <w:r w:rsidRPr="008D2DE9">
        <w:rPr>
          <w:rFonts w:ascii="Arial" w:hAnsi="Arial"/>
          <w:sz w:val="24"/>
        </w:rPr>
        <w:t>% per lavori dai 50.000 ed oltre</w:t>
      </w:r>
    </w:p>
    <w:p w14:paraId="08BBDC7A" w14:textId="77777777" w:rsidR="00012B1C" w:rsidRPr="0095535F" w:rsidRDefault="00012B1C" w:rsidP="00012B1C">
      <w:pPr>
        <w:numPr>
          <w:ilvl w:val="1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2% se con direzione lavori (essendo ingegnere iscritto all’ordine degli Ingegneri di Bergamo e titolare di uno studio di progettazione).</w:t>
      </w:r>
    </w:p>
    <w:p w14:paraId="2A05E89F" w14:textId="77777777" w:rsidR="007742DF" w:rsidRDefault="007742DF" w:rsidP="007742DF">
      <w:pPr>
        <w:jc w:val="both"/>
        <w:rPr>
          <w:rFonts w:ascii="Arial" w:hAnsi="Arial"/>
          <w:sz w:val="24"/>
        </w:rPr>
      </w:pPr>
    </w:p>
    <w:p w14:paraId="3FB9ED5C" w14:textId="77777777" w:rsidR="007C604A" w:rsidRPr="0095535F" w:rsidRDefault="007742DF" w:rsidP="009748DA">
      <w:pPr>
        <w:ind w:firstLine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Se però il condominio delibera di avvalersi della mia figura qual</w:t>
      </w:r>
      <w:r w:rsidR="00012B1C">
        <w:rPr>
          <w:rFonts w:ascii="Arial" w:hAnsi="Arial"/>
          <w:sz w:val="24"/>
        </w:rPr>
        <w:t xml:space="preserve">e progettista </w:t>
      </w:r>
      <w:r w:rsidR="009748DA">
        <w:rPr>
          <w:rFonts w:ascii="Arial" w:hAnsi="Arial"/>
          <w:sz w:val="24"/>
        </w:rPr>
        <w:t>per i lavori straordinari allora la mia parcella (scontata del 50% sul valore di mercato) comprenderà anche la percentuale della responsabilità portando un notevole risparmio al condominio.</w:t>
      </w:r>
    </w:p>
    <w:p w14:paraId="5AD3B4D7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</w:p>
    <w:p w14:paraId="06CD94D2" w14:textId="77777777" w:rsidR="007C604A" w:rsidRDefault="007C604A" w:rsidP="007C604A">
      <w:pPr>
        <w:ind w:firstLine="708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Eventuali mansioni con addebito personale</w:t>
      </w:r>
      <w:r w:rsidR="009748DA">
        <w:rPr>
          <w:rFonts w:ascii="Arial" w:hAnsi="Arial"/>
          <w:sz w:val="24"/>
        </w:rPr>
        <w:t xml:space="preserve"> potranno essere</w:t>
      </w:r>
      <w:r>
        <w:rPr>
          <w:rFonts w:ascii="Arial" w:hAnsi="Arial"/>
          <w:sz w:val="24"/>
        </w:rPr>
        <w:t>:</w:t>
      </w:r>
    </w:p>
    <w:p w14:paraId="17D2E14E" w14:textId="77777777" w:rsidR="007C604A" w:rsidRDefault="007C604A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gestione e ripartizione</w:t>
      </w:r>
      <w:r w:rsidR="00140B73">
        <w:rPr>
          <w:rFonts w:ascii="Arial" w:hAnsi="Arial"/>
          <w:sz w:val="24"/>
        </w:rPr>
        <w:t xml:space="preserve"> spese proprietario/inquilino 35</w:t>
      </w:r>
      <w:r>
        <w:rPr>
          <w:rFonts w:ascii="Arial" w:hAnsi="Arial"/>
          <w:sz w:val="24"/>
        </w:rPr>
        <w:t>,00 €</w:t>
      </w:r>
    </w:p>
    <w:p w14:paraId="101A3CD7" w14:textId="77777777" w:rsidR="00054A48" w:rsidRDefault="005E1059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calcoli competenze per subentri di proprietari o inquilini nel corso della gestione 30 euro</w:t>
      </w:r>
    </w:p>
    <w:p w14:paraId="599CACDD" w14:textId="77777777" w:rsidR="005E1059" w:rsidRDefault="00054A48" w:rsidP="007C604A">
      <w:pPr>
        <w:numPr>
          <w:ilvl w:val="0"/>
          <w:numId w:val="11"/>
        </w:num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invio solleciti </w:t>
      </w:r>
      <w:r w:rsidR="004552C6">
        <w:rPr>
          <w:rFonts w:ascii="Arial" w:hAnsi="Arial"/>
          <w:sz w:val="24"/>
        </w:rPr>
        <w:t>(</w:t>
      </w:r>
      <w:r>
        <w:rPr>
          <w:rFonts w:ascii="Arial" w:hAnsi="Arial"/>
          <w:sz w:val="24"/>
        </w:rPr>
        <w:t>escluse postali</w:t>
      </w:r>
      <w:r w:rsidR="004552C6">
        <w:rPr>
          <w:rFonts w:ascii="Arial" w:hAnsi="Arial"/>
          <w:sz w:val="24"/>
        </w:rPr>
        <w:t>) 15</w:t>
      </w:r>
      <w:r>
        <w:rPr>
          <w:rFonts w:ascii="Arial" w:hAnsi="Arial"/>
          <w:sz w:val="24"/>
        </w:rPr>
        <w:t xml:space="preserve"> euro</w:t>
      </w:r>
      <w:r w:rsidR="005E1059">
        <w:rPr>
          <w:rFonts w:ascii="Arial" w:hAnsi="Arial"/>
          <w:sz w:val="24"/>
        </w:rPr>
        <w:t>.</w:t>
      </w:r>
    </w:p>
    <w:p w14:paraId="6AA0934B" w14:textId="77777777" w:rsidR="005E1059" w:rsidRDefault="005E1059" w:rsidP="005E1059">
      <w:pPr>
        <w:ind w:left="1068"/>
        <w:jc w:val="both"/>
        <w:rPr>
          <w:rFonts w:ascii="Arial" w:hAnsi="Arial"/>
          <w:sz w:val="24"/>
        </w:rPr>
      </w:pPr>
    </w:p>
    <w:p w14:paraId="2D3F8B80" w14:textId="77777777" w:rsidR="005E1059" w:rsidRDefault="009748DA" w:rsidP="005E105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In caso di mancato rinnovo si</w:t>
      </w:r>
      <w:r w:rsidR="00276AEE">
        <w:rPr>
          <w:rFonts w:ascii="Arial" w:hAnsi="Arial"/>
          <w:sz w:val="24"/>
        </w:rPr>
        <w:t xml:space="preserve"> addebiterà al </w:t>
      </w:r>
      <w:proofErr w:type="spellStart"/>
      <w:r w:rsidR="00276AEE">
        <w:rPr>
          <w:rFonts w:ascii="Arial" w:hAnsi="Arial"/>
          <w:sz w:val="24"/>
        </w:rPr>
        <w:t>condomì</w:t>
      </w:r>
      <w:r w:rsidR="005E1059">
        <w:rPr>
          <w:rFonts w:ascii="Arial" w:hAnsi="Arial"/>
          <w:sz w:val="24"/>
        </w:rPr>
        <w:t>nio</w:t>
      </w:r>
      <w:proofErr w:type="spellEnd"/>
      <w:r w:rsidR="005E1059">
        <w:rPr>
          <w:rFonts w:ascii="Arial" w:hAnsi="Arial"/>
          <w:sz w:val="24"/>
        </w:rPr>
        <w:t xml:space="preserve"> un compenso rapportato ai giorni di amministrazione fino alla data di nomina del nuovo amministratore calcolato sulla base dell’ultimo compenso approvato.</w:t>
      </w:r>
    </w:p>
    <w:p w14:paraId="79D76C83" w14:textId="77777777" w:rsidR="007C604A" w:rsidRDefault="007C604A" w:rsidP="007C604A">
      <w:pPr>
        <w:ind w:left="1068"/>
        <w:jc w:val="both"/>
        <w:rPr>
          <w:rFonts w:ascii="Arial" w:hAnsi="Arial"/>
          <w:sz w:val="24"/>
        </w:rPr>
      </w:pPr>
    </w:p>
    <w:p w14:paraId="586AD493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Rimangono esclusi dalla presente offerta i costi relativi ad eventuali nuovi adempimenti imposti per legge.</w:t>
      </w:r>
    </w:p>
    <w:p w14:paraId="1569F654" w14:textId="77777777" w:rsidR="00FB533A" w:rsidRDefault="00FB533A" w:rsidP="007C604A">
      <w:pPr>
        <w:ind w:firstLine="426"/>
        <w:jc w:val="both"/>
        <w:rPr>
          <w:rFonts w:ascii="Arial" w:hAnsi="Arial"/>
          <w:sz w:val="24"/>
        </w:rPr>
      </w:pPr>
    </w:p>
    <w:p w14:paraId="1D1BAFB6" w14:textId="77777777" w:rsidR="00FB533A" w:rsidRDefault="00FB533A" w:rsidP="00FB533A">
      <w:pPr>
        <w:pStyle w:val="Default"/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Responsabile della Privacy. </w:t>
      </w:r>
    </w:p>
    <w:p w14:paraId="4A309FA0" w14:textId="77777777" w:rsidR="00FB533A" w:rsidRPr="00FB533A" w:rsidRDefault="00FB533A" w:rsidP="00FB533A">
      <w:pPr>
        <w:pStyle w:val="Default"/>
        <w:jc w:val="both"/>
        <w:rPr>
          <w:rFonts w:ascii="Arial" w:hAnsi="Arial" w:cs="Arial"/>
        </w:rPr>
      </w:pPr>
    </w:p>
    <w:p w14:paraId="4668940B" w14:textId="77777777" w:rsidR="00FB533A" w:rsidRPr="00FB533A" w:rsidRDefault="00FB533A" w:rsidP="00FB533A">
      <w:pPr>
        <w:pStyle w:val="Default"/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>In caso di conferimento da parte dell’assemblea del ruolo di responsabile della Privacy</w:t>
      </w:r>
      <w:r>
        <w:rPr>
          <w:rFonts w:ascii="Arial" w:hAnsi="Arial" w:cs="Arial"/>
        </w:rPr>
        <w:t xml:space="preserve"> (compenso di 5 euro annui ad unità)</w:t>
      </w:r>
      <w:r w:rsidRPr="00FB533A">
        <w:rPr>
          <w:rFonts w:ascii="Arial" w:hAnsi="Arial" w:cs="Arial"/>
        </w:rPr>
        <w:t xml:space="preserve">, il sig. </w:t>
      </w:r>
      <w:r>
        <w:rPr>
          <w:rFonts w:ascii="Arial" w:hAnsi="Arial" w:cs="Arial"/>
        </w:rPr>
        <w:t>Gian Carlo Serra</w:t>
      </w:r>
      <w:r w:rsidRPr="00FB533A">
        <w:rPr>
          <w:rFonts w:ascii="Arial" w:hAnsi="Arial" w:cs="Arial"/>
        </w:rPr>
        <w:t xml:space="preserve"> si impegna a: </w:t>
      </w:r>
    </w:p>
    <w:p w14:paraId="35043872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a) Trattare i dati personali come da informativa allegata al presente preventivo; </w:t>
      </w:r>
    </w:p>
    <w:p w14:paraId="7DF64E11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b) Garantire che le persone autorizzate al trattamento si siano impegnate alla riservatezza; </w:t>
      </w:r>
    </w:p>
    <w:p w14:paraId="6D1DEE84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c) Adottare tutte le misure di cui all’art. 32 del </w:t>
      </w:r>
      <w:proofErr w:type="spellStart"/>
      <w:r w:rsidRPr="00FB533A">
        <w:rPr>
          <w:rFonts w:ascii="Arial" w:hAnsi="Arial" w:cs="Arial"/>
        </w:rPr>
        <w:t>Gdpr</w:t>
      </w:r>
      <w:proofErr w:type="spellEnd"/>
      <w:r w:rsidRPr="00FB533A">
        <w:rPr>
          <w:rFonts w:ascii="Arial" w:hAnsi="Arial" w:cs="Arial"/>
        </w:rPr>
        <w:t xml:space="preserve">; </w:t>
      </w:r>
    </w:p>
    <w:p w14:paraId="30542009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d) Nominare un altro responsabile del trattamento solo previa autorizzazione del condominio; </w:t>
      </w:r>
    </w:p>
    <w:p w14:paraId="265DCA45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e) Dare risposta alle richieste formulate dagli interessati; </w:t>
      </w:r>
    </w:p>
    <w:p w14:paraId="77257A1A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f) Assistere il titolare del trattamento nel garantire il rispetto degli obblighi di cui agli articoli da 32 a 36 del </w:t>
      </w:r>
      <w:proofErr w:type="spellStart"/>
      <w:r w:rsidRPr="00FB533A">
        <w:rPr>
          <w:rFonts w:ascii="Arial" w:hAnsi="Arial" w:cs="Arial"/>
        </w:rPr>
        <w:t>Gdpr</w:t>
      </w:r>
      <w:proofErr w:type="spellEnd"/>
      <w:r w:rsidRPr="00FB533A">
        <w:rPr>
          <w:rFonts w:ascii="Arial" w:hAnsi="Arial" w:cs="Arial"/>
        </w:rPr>
        <w:t xml:space="preserve">; </w:t>
      </w:r>
    </w:p>
    <w:p w14:paraId="73CA2AC2" w14:textId="77777777" w:rsidR="00FB533A" w:rsidRP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g) Una volta cessato l’incarico, a restituire tutti i dati personali cancellando le copie in suo possesso salvo quanto a lui necessario per gli adempimenti fiscali; </w:t>
      </w:r>
    </w:p>
    <w:p w14:paraId="2DD7434C" w14:textId="77777777" w:rsidR="00FB533A" w:rsidRDefault="00FB533A" w:rsidP="00FB533A">
      <w:pPr>
        <w:pStyle w:val="Default"/>
        <w:numPr>
          <w:ilvl w:val="0"/>
          <w:numId w:val="13"/>
        </w:numPr>
        <w:jc w:val="both"/>
        <w:rPr>
          <w:rFonts w:ascii="Arial" w:hAnsi="Arial" w:cs="Arial"/>
        </w:rPr>
      </w:pPr>
      <w:r w:rsidRPr="00FB533A">
        <w:rPr>
          <w:rFonts w:ascii="Arial" w:hAnsi="Arial" w:cs="Arial"/>
        </w:rPr>
        <w:t xml:space="preserve">h) Mettere a disposizione dei condomini tutte le informazioni necessarie per dimostrare il rispetto degli obblighi di cui al suo incarico. </w:t>
      </w:r>
    </w:p>
    <w:p w14:paraId="363D86F6" w14:textId="77777777" w:rsidR="009748DA" w:rsidRPr="00FB533A" w:rsidRDefault="009748DA" w:rsidP="009748DA">
      <w:pPr>
        <w:pStyle w:val="Default"/>
        <w:jc w:val="both"/>
        <w:rPr>
          <w:rFonts w:ascii="Arial" w:hAnsi="Arial" w:cs="Arial"/>
        </w:rPr>
      </w:pPr>
      <w:r>
        <w:rPr>
          <w:rFonts w:ascii="Arial" w:hAnsi="Arial" w:cs="Arial"/>
        </w:rPr>
        <w:t>Normalmente si incarica una società esterna.</w:t>
      </w:r>
    </w:p>
    <w:p w14:paraId="716F68BA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</w:p>
    <w:p w14:paraId="5A118DD9" w14:textId="77777777" w:rsidR="007C604A" w:rsidRDefault="007C604A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Mi preme, inoltre, evidenziare che lo Studio è iscritto all’ANACI (associazione nazionale riconosciuta dal Ministero</w:t>
      </w:r>
      <w:r w:rsidR="004F71B5">
        <w:rPr>
          <w:rFonts w:ascii="Arial" w:hAnsi="Arial"/>
          <w:sz w:val="24"/>
        </w:rPr>
        <w:t xml:space="preserve"> al numero 13317 della sezione di Bergamo</w:t>
      </w:r>
      <w:r>
        <w:rPr>
          <w:rFonts w:ascii="Arial" w:hAnsi="Arial"/>
          <w:sz w:val="24"/>
        </w:rPr>
        <w:t xml:space="preserve">) questo assicura al Condominio una copertura assicurativa supplementare che protegge lo stesso in modo molto puntuale su mancanze o errori dell’Amministratore. </w:t>
      </w:r>
      <w:proofErr w:type="gramStart"/>
      <w:r>
        <w:rPr>
          <w:rFonts w:ascii="Arial" w:hAnsi="Arial"/>
          <w:sz w:val="24"/>
        </w:rPr>
        <w:t>Inoltre</w:t>
      </w:r>
      <w:proofErr w:type="gramEnd"/>
      <w:r w:rsidR="003E64E3"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sono coperto da polizz</w:t>
      </w:r>
      <w:r w:rsidR="008C21EF">
        <w:rPr>
          <w:rFonts w:ascii="Arial" w:hAnsi="Arial"/>
          <w:sz w:val="24"/>
        </w:rPr>
        <w:t xml:space="preserve">a </w:t>
      </w:r>
      <w:proofErr w:type="spellStart"/>
      <w:r w:rsidR="00FA1B37">
        <w:rPr>
          <w:rFonts w:ascii="Arial" w:hAnsi="Arial"/>
          <w:sz w:val="24"/>
        </w:rPr>
        <w:t>Zurich</w:t>
      </w:r>
      <w:r w:rsidR="008C21EF">
        <w:rPr>
          <w:rFonts w:ascii="Arial" w:hAnsi="Arial"/>
          <w:sz w:val="24"/>
        </w:rPr>
        <w:t>l</w:t>
      </w:r>
      <w:proofErr w:type="spellEnd"/>
      <w:r w:rsidR="008C21EF">
        <w:rPr>
          <w:rFonts w:ascii="Arial" w:hAnsi="Arial"/>
          <w:sz w:val="24"/>
        </w:rPr>
        <w:t xml:space="preserve"> con massimale di 2</w:t>
      </w:r>
      <w:r w:rsidR="003E64E3">
        <w:rPr>
          <w:rFonts w:ascii="Arial" w:hAnsi="Arial"/>
          <w:sz w:val="24"/>
        </w:rPr>
        <w:t>.000.000 euro per RCT e 500.000 euro per lavori straordinari come socio ANACI e</w:t>
      </w:r>
      <w:r>
        <w:rPr>
          <w:rFonts w:ascii="Arial" w:hAnsi="Arial"/>
          <w:sz w:val="24"/>
        </w:rPr>
        <w:t xml:space="preserve"> una </w:t>
      </w:r>
      <w:r w:rsidR="003E64E3">
        <w:rPr>
          <w:rFonts w:ascii="Arial" w:hAnsi="Arial"/>
          <w:sz w:val="24"/>
        </w:rPr>
        <w:t xml:space="preserve">polizza </w:t>
      </w:r>
      <w:r>
        <w:rPr>
          <w:rFonts w:ascii="Arial" w:hAnsi="Arial"/>
          <w:sz w:val="24"/>
        </w:rPr>
        <w:t>privata con il gruppo Zurich.</w:t>
      </w:r>
    </w:p>
    <w:p w14:paraId="6E7B956C" w14:textId="77777777" w:rsidR="007C604A" w:rsidRDefault="007C604A" w:rsidP="007C604A">
      <w:pPr>
        <w:jc w:val="both"/>
        <w:rPr>
          <w:rFonts w:ascii="Arial" w:hAnsi="Arial"/>
          <w:sz w:val="24"/>
        </w:rPr>
      </w:pPr>
    </w:p>
    <w:p w14:paraId="1620370A" w14:textId="77777777" w:rsidR="005E1059" w:rsidRDefault="005E1059" w:rsidP="005E105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Gli orari di ricevimento al pubblico sono: </w:t>
      </w:r>
    </w:p>
    <w:p w14:paraId="6CEC3633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dal lunedì a v</w:t>
      </w:r>
      <w:r w:rsidR="008B62D0">
        <w:rPr>
          <w:rFonts w:ascii="Arial" w:hAnsi="Arial"/>
          <w:sz w:val="24"/>
        </w:rPr>
        <w:t xml:space="preserve">enerdì dalle 9,30 alle 12,30 e </w:t>
      </w:r>
      <w:r>
        <w:rPr>
          <w:rFonts w:ascii="Arial" w:hAnsi="Arial"/>
          <w:sz w:val="24"/>
        </w:rPr>
        <w:t>dalle 14,30 alle 15,30</w:t>
      </w:r>
    </w:p>
    <w:p w14:paraId="3CE82BE1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Restano chiusi per disbrigo pratiche i pomeriggi di mercoledì e di venerdì.</w:t>
      </w:r>
    </w:p>
    <w:p w14:paraId="31E81933" w14:textId="77777777" w:rsidR="005E1059" w:rsidRDefault="005E1059" w:rsidP="005E1059">
      <w:pPr>
        <w:jc w:val="both"/>
        <w:rPr>
          <w:rFonts w:ascii="Arial" w:hAnsi="Arial"/>
          <w:sz w:val="24"/>
        </w:rPr>
      </w:pPr>
    </w:p>
    <w:p w14:paraId="301B97CA" w14:textId="77777777" w:rsidR="005E1059" w:rsidRDefault="005E1059" w:rsidP="005E1059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Per urgenze è sempre attiva la segreteria telefonica. </w:t>
      </w:r>
      <w:proofErr w:type="gramStart"/>
      <w:r>
        <w:rPr>
          <w:rFonts w:ascii="Arial" w:hAnsi="Arial"/>
          <w:sz w:val="24"/>
        </w:rPr>
        <w:t>E’</w:t>
      </w:r>
      <w:proofErr w:type="gramEnd"/>
      <w:r>
        <w:rPr>
          <w:rFonts w:ascii="Arial" w:hAnsi="Arial"/>
          <w:sz w:val="24"/>
        </w:rPr>
        <w:t xml:space="preserve"> inoltre possibile</w:t>
      </w:r>
      <w:r w:rsidR="004F71B5">
        <w:rPr>
          <w:rFonts w:ascii="Arial" w:hAnsi="Arial"/>
          <w:sz w:val="24"/>
        </w:rPr>
        <w:t>,</w:t>
      </w:r>
      <w:r>
        <w:rPr>
          <w:rFonts w:ascii="Arial" w:hAnsi="Arial"/>
          <w:sz w:val="24"/>
        </w:rPr>
        <w:t xml:space="preserve"> per comunicazioni diverse</w:t>
      </w:r>
      <w:r w:rsidR="004F71B5">
        <w:rPr>
          <w:rFonts w:ascii="Arial" w:hAnsi="Arial"/>
          <w:sz w:val="24"/>
        </w:rPr>
        <w:t>,</w:t>
      </w:r>
      <w:r>
        <w:rPr>
          <w:rFonts w:ascii="Arial" w:hAnsi="Arial"/>
          <w:sz w:val="24"/>
        </w:rPr>
        <w:t xml:space="preserve"> utilizzare la posta elettronica.</w:t>
      </w:r>
    </w:p>
    <w:p w14:paraId="2D9AE731" w14:textId="77777777" w:rsidR="005E1059" w:rsidRDefault="005E1059" w:rsidP="007C604A">
      <w:pPr>
        <w:ind w:firstLine="426"/>
        <w:jc w:val="both"/>
        <w:rPr>
          <w:rFonts w:ascii="Arial" w:hAnsi="Arial"/>
          <w:sz w:val="24"/>
        </w:rPr>
      </w:pPr>
    </w:p>
    <w:p w14:paraId="2AA40F3B" w14:textId="77777777" w:rsidR="007C604A" w:rsidRDefault="007C604A" w:rsidP="007C604A">
      <w:pPr>
        <w:ind w:firstLine="426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RingraziandoVi mi è gradito porgere distinti saluti.</w:t>
      </w:r>
    </w:p>
    <w:p w14:paraId="72E90866" w14:textId="77777777" w:rsidR="007C604A" w:rsidRDefault="007C604A" w:rsidP="007C604A">
      <w:pPr>
        <w:rPr>
          <w:rFonts w:ascii="Arial" w:hAnsi="Arial"/>
          <w:sz w:val="24"/>
        </w:rPr>
      </w:pPr>
    </w:p>
    <w:p w14:paraId="5A0EFAAE" w14:textId="77777777" w:rsidR="00714CB4" w:rsidRPr="00714CB4" w:rsidRDefault="00714CB4" w:rsidP="00714CB4">
      <w:pPr>
        <w:rPr>
          <w:rFonts w:ascii="Arial" w:hAnsi="Arial" w:cs="Arial"/>
          <w:sz w:val="24"/>
          <w:szCs w:val="24"/>
        </w:rPr>
      </w:pPr>
      <w:proofErr w:type="gramStart"/>
      <w:r w:rsidRPr="00714CB4">
        <w:rPr>
          <w:rFonts w:ascii="Arial" w:hAnsi="Arial" w:cs="Arial"/>
          <w:sz w:val="24"/>
          <w:szCs w:val="24"/>
        </w:rPr>
        <w:t>{{ citta</w:t>
      </w:r>
      <w:proofErr w:type="gramEnd"/>
      <w:r w:rsidRPr="00714CB4">
        <w:rPr>
          <w:rFonts w:ascii="Arial" w:hAnsi="Arial" w:cs="Arial"/>
          <w:sz w:val="24"/>
          <w:szCs w:val="24"/>
        </w:rPr>
        <w:t xml:space="preserve"> }}, </w:t>
      </w:r>
      <w:proofErr w:type="gramStart"/>
      <w:r w:rsidRPr="00714CB4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714CB4">
        <w:rPr>
          <w:rFonts w:ascii="Arial" w:hAnsi="Arial" w:cs="Arial"/>
          <w:sz w:val="24"/>
          <w:szCs w:val="24"/>
        </w:rPr>
        <w:t>data</w:t>
      </w:r>
      <w:proofErr w:type="gramEnd"/>
      <w:r w:rsidRPr="00714CB4">
        <w:rPr>
          <w:rFonts w:ascii="Arial" w:hAnsi="Arial" w:cs="Arial"/>
          <w:sz w:val="24"/>
          <w:szCs w:val="24"/>
        </w:rPr>
        <w:t>_</w:t>
      </w:r>
      <w:proofErr w:type="gramStart"/>
      <w:r w:rsidRPr="00714CB4">
        <w:rPr>
          <w:rFonts w:ascii="Arial" w:hAnsi="Arial" w:cs="Arial"/>
          <w:sz w:val="24"/>
          <w:szCs w:val="24"/>
        </w:rPr>
        <w:t>oggi</w:t>
      </w:r>
      <w:proofErr w:type="spellEnd"/>
      <w:r w:rsidRPr="00714CB4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714CB4">
        <w:rPr>
          <w:rFonts w:ascii="Arial" w:hAnsi="Arial" w:cs="Arial"/>
          <w:sz w:val="24"/>
          <w:szCs w:val="24"/>
        </w:rPr>
        <w:t>}</w:t>
      </w:r>
    </w:p>
    <w:p w14:paraId="5E91D6A8" w14:textId="77777777" w:rsidR="000C14D9" w:rsidRDefault="000C14D9" w:rsidP="000C14D9">
      <w:pPr>
        <w:rPr>
          <w:rFonts w:ascii="Arial" w:hAnsi="Arial"/>
          <w:sz w:val="24"/>
        </w:rPr>
      </w:pPr>
    </w:p>
    <w:p w14:paraId="1BE4D55B" w14:textId="77777777" w:rsidR="007C604A" w:rsidRDefault="007C604A" w:rsidP="00861448">
      <w:pPr>
        <w:rPr>
          <w:rFonts w:ascii="Arial" w:hAnsi="Arial"/>
          <w:sz w:val="24"/>
        </w:rPr>
      </w:pPr>
    </w:p>
    <w:p w14:paraId="34D9D43C" w14:textId="77777777" w:rsidR="00613987" w:rsidRDefault="00613987" w:rsidP="007C604A">
      <w:pPr>
        <w:rPr>
          <w:rFonts w:ascii="Arial" w:hAnsi="Arial"/>
          <w:sz w:val="24"/>
        </w:rPr>
      </w:pPr>
    </w:p>
    <w:p w14:paraId="23AFC2E9" w14:textId="7049BAD7" w:rsidR="007C604A" w:rsidRDefault="002973BF" w:rsidP="007C604A">
      <w:pPr>
        <w:rPr>
          <w:rFonts w:ascii="Arial" w:hAnsi="Arial"/>
          <w:sz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232088AF" wp14:editId="730A6175">
            <wp:simplePos x="0" y="0"/>
            <wp:positionH relativeFrom="column">
              <wp:posOffset>3217545</wp:posOffset>
            </wp:positionH>
            <wp:positionV relativeFrom="paragraph">
              <wp:posOffset>158115</wp:posOffset>
            </wp:positionV>
            <wp:extent cx="1832610" cy="1049020"/>
            <wp:effectExtent l="0" t="38100" r="15240" b="0"/>
            <wp:wrapNone/>
            <wp:docPr id="1237596522" name="Immagine 2" descr="gian carlo serra trasp bassa 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an carlo serra trasp bassa ri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743939">
                      <a:off x="0" y="0"/>
                      <a:ext cx="183261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53891" w14:textId="77777777" w:rsidR="007C604A" w:rsidRPr="00365CAC" w:rsidRDefault="007C604A" w:rsidP="007C604A">
      <w:pPr>
        <w:ind w:left="2832" w:firstLine="708"/>
        <w:jc w:val="center"/>
        <w:rPr>
          <w:sz w:val="24"/>
        </w:rPr>
      </w:pPr>
      <w:r>
        <w:rPr>
          <w:rFonts w:ascii="Arial" w:hAnsi="Arial"/>
          <w:sz w:val="24"/>
        </w:rPr>
        <w:t>ing. Gian Carlo Serra</w:t>
      </w:r>
    </w:p>
    <w:p w14:paraId="16E7D6F0" w14:textId="77777777" w:rsidR="007C604A" w:rsidRDefault="005E1059" w:rsidP="007C604A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br w:type="page"/>
      </w:r>
    </w:p>
    <w:p w14:paraId="572D7ADF" w14:textId="77777777" w:rsidR="007C604A" w:rsidRPr="00365CAC" w:rsidRDefault="007C604A" w:rsidP="007C604A">
      <w:pPr>
        <w:rPr>
          <w:sz w:val="24"/>
        </w:rPr>
      </w:pPr>
    </w:p>
    <w:p w14:paraId="06CF9402" w14:textId="77777777" w:rsidR="00F67D18" w:rsidRDefault="00F67D18" w:rsidP="00F67D18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Attestati obbligatori per professare:</w:t>
      </w:r>
    </w:p>
    <w:p w14:paraId="646DBFC8" w14:textId="62386BC8" w:rsidR="00F67D18" w:rsidRDefault="002973BF" w:rsidP="00F67D18">
      <w:pPr>
        <w:rPr>
          <w:rFonts w:ascii="Arial" w:hAnsi="Arial"/>
          <w:sz w:val="24"/>
        </w:rPr>
      </w:pPr>
      <w:r w:rsidRPr="004D208C">
        <w:rPr>
          <w:rFonts w:ascii="Arial" w:hAnsi="Arial"/>
          <w:noProof/>
          <w:sz w:val="24"/>
        </w:rPr>
        <w:drawing>
          <wp:inline distT="0" distB="0" distL="0" distR="0" wp14:anchorId="32287199" wp14:editId="3661D516">
            <wp:extent cx="4191000" cy="3162300"/>
            <wp:effectExtent l="0" t="0" r="0" b="0"/>
            <wp:docPr id="1" name="Immagine 2" descr="Schermata 2016-01-09 alle 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hermata 2016-01-09 alle 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33831" w14:textId="5FFDC727" w:rsidR="00F958A1" w:rsidRDefault="002973BF" w:rsidP="00F67D18">
      <w:pPr>
        <w:rPr>
          <w:noProof/>
        </w:rPr>
      </w:pPr>
      <w:r w:rsidRPr="000C4128">
        <w:rPr>
          <w:noProof/>
        </w:rPr>
        <w:drawing>
          <wp:inline distT="0" distB="0" distL="0" distR="0" wp14:anchorId="549AD41F" wp14:editId="04492F7F">
            <wp:extent cx="3162300" cy="4434840"/>
            <wp:effectExtent l="0" t="0" r="0" b="0"/>
            <wp:docPr id="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F9627" w14:textId="77777777" w:rsidR="00F67D18" w:rsidRPr="00276AEE" w:rsidRDefault="00276AEE" w:rsidP="00F67D18">
      <w:pPr>
        <w:rPr>
          <w:rFonts w:ascii="Arial" w:hAnsi="Arial"/>
          <w:sz w:val="22"/>
        </w:rPr>
      </w:pPr>
      <w:r w:rsidRPr="00276AEE">
        <w:rPr>
          <w:rFonts w:ascii="Arial" w:hAnsi="Arial"/>
          <w:sz w:val="22"/>
        </w:rPr>
        <w:t xml:space="preserve">e </w:t>
      </w:r>
      <w:r w:rsidR="004615EC">
        <w:rPr>
          <w:rFonts w:ascii="Arial" w:hAnsi="Arial"/>
          <w:sz w:val="22"/>
        </w:rPr>
        <w:t>precedenti</w:t>
      </w:r>
      <w:r w:rsidR="00C9622D">
        <w:rPr>
          <w:rFonts w:ascii="Arial" w:hAnsi="Arial"/>
          <w:sz w:val="22"/>
        </w:rPr>
        <w:t xml:space="preserve"> (presenti presso lo studio)</w:t>
      </w:r>
      <w:r w:rsidR="004615EC">
        <w:rPr>
          <w:rFonts w:ascii="Arial" w:hAnsi="Arial"/>
          <w:sz w:val="22"/>
        </w:rPr>
        <w:t>.</w:t>
      </w:r>
    </w:p>
    <w:p w14:paraId="71E034A6" w14:textId="77777777" w:rsidR="00F67D18" w:rsidRDefault="00F67D18" w:rsidP="00F67D18">
      <w:pPr>
        <w:rPr>
          <w:rFonts w:ascii="Arial" w:hAnsi="Arial"/>
          <w:sz w:val="24"/>
        </w:rPr>
      </w:pPr>
    </w:p>
    <w:p w14:paraId="4150C661" w14:textId="77777777" w:rsidR="00F67D18" w:rsidRDefault="00F67D18" w:rsidP="00F67D18">
      <w:pPr>
        <w:rPr>
          <w:rFonts w:ascii="Arial" w:hAnsi="Arial"/>
          <w:sz w:val="24"/>
        </w:rPr>
      </w:pPr>
    </w:p>
    <w:p w14:paraId="52D75DAA" w14:textId="77777777" w:rsidR="00F67D18" w:rsidRDefault="00F67D18" w:rsidP="00F67D18">
      <w:pPr>
        <w:pStyle w:val="Titolo1"/>
      </w:pPr>
      <w:r>
        <w:t>Codice etico ANACI</w:t>
      </w:r>
    </w:p>
    <w:p w14:paraId="2B312836" w14:textId="77777777" w:rsidR="00F67D18" w:rsidRDefault="00F67D18" w:rsidP="00F67D18">
      <w:pPr>
        <w:pStyle w:val="NormaleWeb"/>
      </w:pPr>
    </w:p>
    <w:p w14:paraId="17E07736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Per amministratore si intende ogni persona che cura in modo abituale quale attività primaria, per conto terzi in qualità di mandatario, la gestione di beni immobiliari o di diritti immobiliari o di rappresentante di beni immobiliari in condominio ed in comunione.</w:t>
      </w:r>
      <w:r w:rsidRPr="00F67D18">
        <w:rPr>
          <w:sz w:val="22"/>
          <w:szCs w:val="22"/>
        </w:rPr>
        <w:br/>
        <w:t xml:space="preserve">L’Associato ANACI esercita la propria attività in piena libertà, autonomia </w:t>
      </w:r>
      <w:proofErr w:type="spellStart"/>
      <w:r w:rsidRPr="00F67D18">
        <w:rPr>
          <w:sz w:val="22"/>
          <w:szCs w:val="22"/>
        </w:rPr>
        <w:t>ed</w:t>
      </w:r>
      <w:proofErr w:type="spellEnd"/>
      <w:r w:rsidRPr="00F67D18">
        <w:rPr>
          <w:sz w:val="22"/>
          <w:szCs w:val="22"/>
        </w:rPr>
        <w:t xml:space="preserve"> indipendenza, per tutelare i diritti e gli interessi del cliente, assicurando la conoscenza delle norme e delle Leggi in materia di condominio.</w:t>
      </w:r>
      <w:r w:rsidRPr="00F67D18">
        <w:rPr>
          <w:sz w:val="22"/>
          <w:szCs w:val="22"/>
        </w:rPr>
        <w:br/>
        <w:t>Le norme deontologiche sono essenziali per la tutela, dei valori e degli scopi dell’Associazione di categoria nel rispetto dei rapporti tra colleghi a salvaguardia dell’ immagine dell’Associazione.</w:t>
      </w:r>
    </w:p>
    <w:p w14:paraId="194A130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b/>
          <w:bCs/>
          <w:sz w:val="22"/>
          <w:szCs w:val="22"/>
        </w:rPr>
        <w:t>PRINCIPI GENERALI</w:t>
      </w:r>
    </w:p>
    <w:p w14:paraId="49C9E204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1. – Ambito di applicazione. – Il rispetto delle norme deontologiche </w:t>
      </w:r>
      <w:proofErr w:type="spellStart"/>
      <w:r w:rsidRPr="00F67D18">
        <w:rPr>
          <w:sz w:val="22"/>
          <w:szCs w:val="22"/>
        </w:rPr>
        <w:t>é</w:t>
      </w:r>
      <w:proofErr w:type="spellEnd"/>
      <w:r w:rsidRPr="00F67D18">
        <w:rPr>
          <w:sz w:val="22"/>
          <w:szCs w:val="22"/>
        </w:rPr>
        <w:t xml:space="preserve"> obbligatorio per tutti gli associati ANACI, nei loro reciproci rapporti e nei confronti dei terzi.</w:t>
      </w:r>
    </w:p>
    <w:p w14:paraId="60F09CCD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2. – Potestà disciplinare. – Spetta agli organi disciplinari la potestà di determinare le sanzioni adeguate e proporzionate alla violazione delle norme deontologiche.</w:t>
      </w:r>
    </w:p>
    <w:p w14:paraId="09BC4D27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3. – Doveri di probità, dignità e decoro. – L’associato deve ispirare la propria condotta all’osservanza dei doveri di probità, dignità e decoro.</w:t>
      </w:r>
      <w:r w:rsidRPr="00F67D18">
        <w:rPr>
          <w:sz w:val="22"/>
          <w:szCs w:val="22"/>
        </w:rPr>
        <w:br/>
        <w:t>3.1 – L’associato deve fornire un chiaro esempio di rettitudine e di specchiata condotta civile e morale, anche al di fuori dall’esercizio della professione, in modo da mantenere alto l’apprezzamento della categoria.</w:t>
      </w:r>
      <w:r w:rsidRPr="00F67D18">
        <w:rPr>
          <w:sz w:val="22"/>
          <w:szCs w:val="22"/>
        </w:rPr>
        <w:br/>
        <w:t>3.2 Deve essere sottoposto a procedimento disciplinare l’associato cui sia imputabile un comportamento scorretto nei confronti di colleghi.</w:t>
      </w:r>
      <w:r w:rsidRPr="00F67D18">
        <w:rPr>
          <w:sz w:val="22"/>
          <w:szCs w:val="22"/>
        </w:rPr>
        <w:br/>
        <w:t>3.3 – L’associato è soggetto a procedimento disciplinare per fatti anche non riguardanti l’attività di amministratore di beni immobili quando si riflettano sulla sua reputazione professionale o compromettano l’immagine dell’Associazione.</w:t>
      </w:r>
      <w:r w:rsidRPr="00F67D18">
        <w:rPr>
          <w:sz w:val="22"/>
          <w:szCs w:val="22"/>
        </w:rPr>
        <w:br/>
        <w:t>3.4 L’associato che abbia che abbia riportato condanne per reati contro il patrimonio non può essere iscritto all’Associazione.</w:t>
      </w:r>
    </w:p>
    <w:p w14:paraId="17E87B21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4. – Doveri di lealtà fedeltà e correttezza. – L’Associato ANACI deve svolgere la propria attività professionale con lealtà correttezza.</w:t>
      </w:r>
      <w:r w:rsidRPr="00F67D18">
        <w:rPr>
          <w:sz w:val="22"/>
          <w:szCs w:val="22"/>
        </w:rPr>
        <w:br/>
        <w:t>4.1 – Nell’esercizio della sua professione, egli deve perseguire interessi di natura economico-patrimoniale, senza violare i principi di indipendenza e di obiettività che sono propri del mandato.</w:t>
      </w:r>
      <w:r w:rsidRPr="00F67D18">
        <w:rPr>
          <w:sz w:val="22"/>
          <w:szCs w:val="22"/>
        </w:rPr>
        <w:br/>
        <w:t>4.2 – Costituisce infrazione disciplinare il comportamento dell’Associato che compia atti contrari all’interesse del proprio cliente e che possa danneggiare l’immagine dell’Associazione.</w:t>
      </w:r>
    </w:p>
    <w:p w14:paraId="4CC8700A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5. – Dovere di diligenza. – L’Associato deve adempiere ai propri doveri professionali con la massima diligenza.</w:t>
      </w:r>
    </w:p>
    <w:p w14:paraId="407EFB50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6. – Dovere di riservatezza. – È dovere fondamentale dell’Associato mantenere la riservatezza sull’attività prestata su tutte le informazioni che siano a lui pervenute nell’ambito dello svolgimento dell’incarico.</w:t>
      </w:r>
      <w:r w:rsidRPr="00F67D18">
        <w:rPr>
          <w:sz w:val="22"/>
          <w:szCs w:val="22"/>
        </w:rPr>
        <w:br/>
        <w:t>6.1 – L’Associato è tenuto a garantire il rispetto della riservatezza professionale anche da parte dei propri collaboratori</w:t>
      </w:r>
    </w:p>
    <w:p w14:paraId="627BF112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7. – Dovere di competenza. – L’Associato non deve accettare incarichi che sappia di non poter svolgere con adeguata competenza ed organizzazione di mezzi e persone.</w:t>
      </w:r>
      <w:r w:rsidRPr="00F67D18">
        <w:rPr>
          <w:sz w:val="22"/>
          <w:szCs w:val="22"/>
        </w:rPr>
        <w:br/>
        <w:t xml:space="preserve">7.1 – L’accettazione di un determinato incarico professionale fa presumere la competenza a svolgerlo, </w:t>
      </w:r>
      <w:r w:rsidRPr="00F67D18">
        <w:rPr>
          <w:sz w:val="22"/>
          <w:szCs w:val="22"/>
        </w:rPr>
        <w:lastRenderedPageBreak/>
        <w:t>nel caso di sopravvenuta difficoltà deve informare il proprio cliente che potrà valutare la sua sostituzione con altro professionista</w:t>
      </w:r>
    </w:p>
    <w:p w14:paraId="47DC248B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8. – Dovere di aggiornamento professionale. – E dovere dell’Associato curare costantemente la propria preparazione professionale, conservando ed accrescendo le conoscenze con particolare riferimento ai settori nei quali svolge l’attività.</w:t>
      </w:r>
      <w:r w:rsidRPr="00F67D18">
        <w:rPr>
          <w:sz w:val="22"/>
          <w:szCs w:val="22"/>
        </w:rPr>
        <w:br/>
        <w:t>8.1 – L’Associato è tenuto a mantenersi aggiornato sulle normative in vigore e nel rispetto del regolamento dei crediti formativi approvato dall’associazione.</w:t>
      </w:r>
    </w:p>
    <w:p w14:paraId="6372BCA4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9. – Informazioni sull’esercizio professionale. – È consentito all’Associato dare informazioni sulla propria attività professionale, secondo correttezza e verità, nel rispetto della dignità e del decoro della professione e degli obblighi di riservatezza.</w:t>
      </w:r>
      <w:r w:rsidRPr="00F67D18">
        <w:rPr>
          <w:sz w:val="22"/>
          <w:szCs w:val="22"/>
        </w:rPr>
        <w:br/>
        <w:t>9.1 – Quanto ai mezzi di informazione, devono ritenersi vietati i mezzi di divulgazione contrari alla dignità professionale e le sponsorizzazioni.</w:t>
      </w:r>
      <w:r w:rsidRPr="00F67D18">
        <w:rPr>
          <w:sz w:val="22"/>
          <w:szCs w:val="22"/>
        </w:rPr>
        <w:br/>
        <w:t>9.2 – Quanto ai contenuti della informazione deve attenersi a quanto statuito dalle norme relative alla privacy.</w:t>
      </w:r>
    </w:p>
    <w:p w14:paraId="43BBB8BE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10. – Dovere di correttezza professionale. – L’associato deve astenersi dal ricorrere a mezzi incompatibili con la dignità professionale per ottenere nuovi incarichi. Non deve esaltare le proprie qualità a scapito degli altri associati o fornire vantaggi o assicurazioni esterne al rapporto professionale. Deve comportarsi con i colleghi dell’associazione secondo i principi e le regole generali della libera concorrenza con particolare attenzione a che non abbiano a crearsi motivi di contrasto personale.</w:t>
      </w:r>
    </w:p>
    <w:p w14:paraId="13AB30B6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11. – Divieto di uso di espressioni sconvenienti ed offensive. – Indipendentemente dalle disposizioni civili e penali, l’Associato deve evitare di usare espressioni sconvenienti ed offensive nei confronti dei colleghi.</w:t>
      </w:r>
    </w:p>
    <w:p w14:paraId="297867D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12. – Uso del logo. – L’Associato potrà inserire sulla propria targa professionale il logo dell’ANACI con la relativa denominazione rispettando le forme e i contenuti nonché i colori che lo compongono secondo il modello depositato nelle sedi provinciali e nazionale.</w:t>
      </w:r>
    </w:p>
    <w:p w14:paraId="0B35A0DE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13 – Regolamentazione </w:t>
      </w:r>
      <w:proofErr w:type="gramStart"/>
      <w:r w:rsidRPr="00F67D18">
        <w:rPr>
          <w:sz w:val="22"/>
          <w:szCs w:val="22"/>
        </w:rPr>
        <w:t>dell’ attività</w:t>
      </w:r>
      <w:proofErr w:type="gramEnd"/>
      <w:r w:rsidRPr="00F67D18">
        <w:rPr>
          <w:sz w:val="22"/>
          <w:szCs w:val="22"/>
        </w:rPr>
        <w:t xml:space="preserve"> professionale. – L’Associato dovrà garantire alla propria clientela la disponibilità della propria organizzazione almeno per tre giorni settimanali e secondo le consuetudini locali.</w:t>
      </w:r>
    </w:p>
    <w:p w14:paraId="236929BC" w14:textId="77777777" w:rsid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14 – Ubicazione della propria attività professionale. </w:t>
      </w:r>
      <w:proofErr w:type="gramStart"/>
      <w:r w:rsidRPr="00F67D18">
        <w:rPr>
          <w:sz w:val="22"/>
          <w:szCs w:val="22"/>
        </w:rPr>
        <w:t>E’</w:t>
      </w:r>
      <w:proofErr w:type="gramEnd"/>
      <w:r w:rsidRPr="00F67D18">
        <w:rPr>
          <w:sz w:val="22"/>
          <w:szCs w:val="22"/>
        </w:rPr>
        <w:t xml:space="preserve"> fatto obbligo all’Associato di comunicare tempestivamente alla segreteria provinciale di appartenenza eventuali variazioni di indirizzo, numeri telefonici ed eventuali denominazioni del proprio studio. </w:t>
      </w:r>
      <w:proofErr w:type="gramStart"/>
      <w:r w:rsidRPr="00F67D18">
        <w:rPr>
          <w:sz w:val="22"/>
          <w:szCs w:val="22"/>
        </w:rPr>
        <w:t>Inoltre</w:t>
      </w:r>
      <w:proofErr w:type="gramEnd"/>
      <w:r w:rsidRPr="00F67D18">
        <w:rPr>
          <w:sz w:val="22"/>
          <w:szCs w:val="22"/>
        </w:rPr>
        <w:t xml:space="preserve"> dovrà comunicare l’indirizzo E-MAIL, al fine di poter inviare e ricevere notizie anche di interesse associativo come ad esempio le informazioni, gli aggiornamenti e i programmi della sede provinciale oltre alle convocazioni per le assemblee provinciali e quelle dirigenziali.</w:t>
      </w:r>
    </w:p>
    <w:p w14:paraId="1472D6E9" w14:textId="77777777" w:rsidR="009748DA" w:rsidRPr="00F67D18" w:rsidRDefault="009748DA" w:rsidP="00F67D18">
      <w:pPr>
        <w:pStyle w:val="NormaleWeb"/>
        <w:rPr>
          <w:sz w:val="22"/>
          <w:szCs w:val="22"/>
        </w:rPr>
      </w:pPr>
    </w:p>
    <w:p w14:paraId="14AB524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b/>
          <w:bCs/>
          <w:sz w:val="22"/>
          <w:szCs w:val="22"/>
        </w:rPr>
        <w:t>RAPPORTI CON I COLLEGHI</w:t>
      </w:r>
    </w:p>
    <w:p w14:paraId="0B8153E1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15- Rapporto di colleganza in genere. – L’Associato deve mantenere sempre nei confronti dei colleghi un comportamento ispirato al rispetto, correttezza e lealtà.</w:t>
      </w:r>
      <w:r w:rsidRPr="00F67D18">
        <w:rPr>
          <w:sz w:val="22"/>
          <w:szCs w:val="22"/>
        </w:rPr>
        <w:br/>
        <w:t>15.1 – L’Associato al quale viene richiesta un’offerta per il compenso professionale per amministrare stabili od immobili deve interpellare il collega in carica, a maggior ragione se si tratta di un iscritto ANACI. In questo caso prima di presentare l’offerta oltre a chiedere notizie al collega in carica dovrà tenere un comportamento conforme alle regole associative.</w:t>
      </w:r>
      <w:r w:rsidRPr="00F67D18">
        <w:rPr>
          <w:sz w:val="22"/>
          <w:szCs w:val="22"/>
        </w:rPr>
        <w:br/>
        <w:t xml:space="preserve">15.2 – Nel caso di consegne per cessato incarico l’associato dovrà attenersi a quanto previsto dalla </w:t>
      </w:r>
      <w:r w:rsidRPr="00F67D18">
        <w:rPr>
          <w:sz w:val="22"/>
          <w:szCs w:val="22"/>
        </w:rPr>
        <w:lastRenderedPageBreak/>
        <w:t>normativa vigente.</w:t>
      </w:r>
      <w:r w:rsidRPr="00F67D18">
        <w:rPr>
          <w:sz w:val="22"/>
          <w:szCs w:val="22"/>
        </w:rPr>
        <w:br/>
        <w:t>15.3 – E’ fatto divieto all’associato verificare e controllare l’operato del collega negli esercizi di sua competenza in assenza di contestazioni salvo eventuale mandato deliberato e autorizzato dal cliente e comunque previa comunicazione al collega stesso.</w:t>
      </w:r>
      <w:r w:rsidRPr="00F67D18">
        <w:rPr>
          <w:sz w:val="22"/>
          <w:szCs w:val="22"/>
        </w:rPr>
        <w:br/>
        <w:t>15.4 – L’Associato sottoposto a verifica potrà chiedere supporto all’organo provinciale territoriale.</w:t>
      </w:r>
    </w:p>
    <w:p w14:paraId="7B7B9489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16. – Rapporti con l’Associazione. – L’Associato ha il dovere di collaborare con la sede provinciale di appartenenza per l’attuazione delle finalità istituzionali e aver rispetto delle cariche dirigenziali.</w:t>
      </w:r>
      <w:r w:rsidRPr="00F67D18">
        <w:rPr>
          <w:sz w:val="22"/>
          <w:szCs w:val="22"/>
        </w:rPr>
        <w:br/>
        <w:t>16.1 – L’Associato chiamato a far parte del gruppo dirigenziale dell’Associazione deve adempiere all’incarico con diligenza, imparzialità e nell’interesse della stessa.</w:t>
      </w:r>
      <w:r w:rsidRPr="00F67D18">
        <w:rPr>
          <w:sz w:val="22"/>
          <w:szCs w:val="22"/>
        </w:rPr>
        <w:br/>
        <w:t>16.2 – I rapporti con i dirigenti devono essere improntati alla dignità e al reciproco rispetto.</w:t>
      </w:r>
    </w:p>
    <w:p w14:paraId="4EFE35A5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17. – Rapporti con i collaboratori dello studio. – L’Associato deve consentire ai propri collaboratori di studio di migliorare la preparazione professionale.</w:t>
      </w:r>
    </w:p>
    <w:p w14:paraId="095CC7BF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18 – Notizie riguardanti il collega.</w:t>
      </w:r>
      <w:r w:rsidRPr="00F67D18">
        <w:rPr>
          <w:sz w:val="22"/>
          <w:szCs w:val="22"/>
        </w:rPr>
        <w:br/>
        <w:t>18.1 – L’Associato deve astenersi dall’esprimere apprezzamenti negativi sull’attività professionale di un collega ed in particolare sulla sua condotta e suoi presunti errori o incapacità.</w:t>
      </w:r>
    </w:p>
    <w:p w14:paraId="4767A4D5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 19. – Consulenze a terzi. – L’Associato ha il diritto/ dovere di effettuare consulenza a terzi previa corresponsione di un compenso </w:t>
      </w:r>
      <w:proofErr w:type="gramStart"/>
      <w:r w:rsidRPr="00F67D18">
        <w:rPr>
          <w:sz w:val="22"/>
          <w:szCs w:val="22"/>
        </w:rPr>
        <w:t>adeguato .Qualora</w:t>
      </w:r>
      <w:proofErr w:type="gramEnd"/>
      <w:r w:rsidRPr="00F67D18">
        <w:rPr>
          <w:sz w:val="22"/>
          <w:szCs w:val="22"/>
        </w:rPr>
        <w:t xml:space="preserve"> nell’espletamento dell’incarico professionale l’associato si trovasse a dover criticare l’operato di un collega dovrà tenere un comportamento improntato ai principi di equità correttezza e trasparenza</w:t>
      </w:r>
    </w:p>
    <w:p w14:paraId="6E2B4CED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 xml:space="preserve">ART.20- Provvedimenti alle violazioni. </w:t>
      </w:r>
      <w:proofErr w:type="gramStart"/>
      <w:r w:rsidRPr="00F67D18">
        <w:rPr>
          <w:sz w:val="22"/>
          <w:szCs w:val="22"/>
        </w:rPr>
        <w:t>E’</w:t>
      </w:r>
      <w:proofErr w:type="gramEnd"/>
      <w:r w:rsidRPr="00F67D18">
        <w:rPr>
          <w:sz w:val="22"/>
          <w:szCs w:val="22"/>
        </w:rPr>
        <w:t xml:space="preserve"> a discrezione del collegio dei probi viri regionale comminare le sanzioni in caso di violazione anche ad uno solo degli articoli che formano il presente codice deontologico.</w:t>
      </w:r>
      <w:r w:rsidRPr="00F67D18">
        <w:rPr>
          <w:sz w:val="22"/>
          <w:szCs w:val="22"/>
        </w:rPr>
        <w:br/>
        <w:t>Si deve intendere per sanzione, a seconda della gravità del caso, a) il richiamo; b) la censura.</w:t>
      </w:r>
      <w:r w:rsidRPr="00F67D18">
        <w:rPr>
          <w:sz w:val="22"/>
          <w:szCs w:val="22"/>
        </w:rPr>
        <w:br/>
        <w:t xml:space="preserve">In caso di gravi violazioni o di recidività </w:t>
      </w:r>
      <w:proofErr w:type="gramStart"/>
      <w:r w:rsidRPr="00F67D18">
        <w:rPr>
          <w:sz w:val="22"/>
          <w:szCs w:val="22"/>
        </w:rPr>
        <w:t>nelle trasgressione</w:t>
      </w:r>
      <w:proofErr w:type="gramEnd"/>
      <w:r w:rsidRPr="00F67D18">
        <w:rPr>
          <w:sz w:val="22"/>
          <w:szCs w:val="22"/>
        </w:rPr>
        <w:t xml:space="preserve"> delle norme il collegio competente per territorio potrà proporre al Presidente Nazionale la sospensione temporanea e/o l’espulsione dall’associazione.</w:t>
      </w:r>
    </w:p>
    <w:p w14:paraId="0E33203A" w14:textId="77777777" w:rsidR="00F67D18" w:rsidRPr="00F67D18" w:rsidRDefault="00F67D18" w:rsidP="00F67D18">
      <w:pPr>
        <w:pStyle w:val="NormaleWeb"/>
        <w:rPr>
          <w:sz w:val="22"/>
          <w:szCs w:val="22"/>
        </w:rPr>
      </w:pPr>
      <w:r w:rsidRPr="00F67D18">
        <w:rPr>
          <w:sz w:val="22"/>
          <w:szCs w:val="22"/>
        </w:rPr>
        <w:t>ART. 21. – Norma di chiusura. – Le disposizioni specifiche di questo codice deontologico costituiscono esemplificazioni dei comportamenti più ricorrenti e non limitano l’ambito di applicazione dei principi generali espressi e formano parte integrante dello Statuto dell’Associazione. La conoscenza ed il rispetto delle norme stesse rappresentano un obbligo per tutti gli associati.</w:t>
      </w:r>
    </w:p>
    <w:p w14:paraId="5A681BEC" w14:textId="3CAD8850" w:rsidR="00F67D18" w:rsidRDefault="002973BF" w:rsidP="00F67D18">
      <w:pPr>
        <w:pStyle w:val="NormaleWeb"/>
        <w:jc w:val="right"/>
      </w:pPr>
      <w:r>
        <w:rPr>
          <w:noProof/>
        </w:rPr>
        <w:drawing>
          <wp:inline distT="0" distB="0" distL="0" distR="0" wp14:anchorId="359B4A76" wp14:editId="59A57CB1">
            <wp:extent cx="2689860" cy="708660"/>
            <wp:effectExtent l="0" t="0" r="0" b="0"/>
            <wp:docPr id="984727555" name="Immagine 3" descr="logo-ana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-anaci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182E" w14:textId="77777777" w:rsidR="0047781E" w:rsidRDefault="0047781E" w:rsidP="00F67D18">
      <w:pPr>
        <w:rPr>
          <w:rFonts w:ascii="Arial" w:hAnsi="Arial"/>
          <w:sz w:val="24"/>
        </w:rPr>
      </w:pPr>
    </w:p>
    <w:sectPr w:rsidR="0047781E" w:rsidSect="00667763">
      <w:headerReference w:type="default" r:id="rId14"/>
      <w:footerReference w:type="even" r:id="rId15"/>
      <w:footerReference w:type="default" r:id="rId16"/>
      <w:pgSz w:w="11906" w:h="16838"/>
      <w:pgMar w:top="1134" w:right="1134" w:bottom="794" w:left="1701" w:header="720" w:footer="8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7DA84" w14:textId="77777777" w:rsidR="00AE1644" w:rsidRDefault="00AE1644">
      <w:r>
        <w:separator/>
      </w:r>
    </w:p>
  </w:endnote>
  <w:endnote w:type="continuationSeparator" w:id="0">
    <w:p w14:paraId="2E39538E" w14:textId="77777777" w:rsidR="00AE1644" w:rsidRDefault="00AE1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61B2B" w14:textId="77777777" w:rsidR="00F02CEE" w:rsidRDefault="00F02CEE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247D190A" w14:textId="77777777" w:rsidR="00F02CEE" w:rsidRDefault="00F02CEE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959A" w14:textId="77777777" w:rsidR="00F02CEE" w:rsidRDefault="00F02CEE">
    <w:pPr>
      <w:pStyle w:val="Pidipagina"/>
      <w:ind w:right="360"/>
      <w:jc w:val="center"/>
      <w:rPr>
        <w:sz w:val="16"/>
      </w:rPr>
    </w:pPr>
  </w:p>
  <w:p w14:paraId="61E2FC33" w14:textId="77777777" w:rsidR="00F02CEE" w:rsidRDefault="00F02CEE">
    <w:pPr>
      <w:pStyle w:val="Pidipagina"/>
      <w:ind w:right="360"/>
      <w:jc w:val="center"/>
      <w:rPr>
        <w:sz w:val="16"/>
      </w:rPr>
    </w:pPr>
  </w:p>
  <w:p w14:paraId="5BF226C3" w14:textId="77777777" w:rsidR="00F02CEE" w:rsidRDefault="00F02CEE">
    <w:pPr>
      <w:pStyle w:val="Pidipagina"/>
      <w:ind w:right="360"/>
      <w:jc w:val="center"/>
    </w:pPr>
    <w:r>
      <w:rPr>
        <w:sz w:val="16"/>
      </w:rPr>
      <w:t>P.I. 02705490163 – C.F. SRRGCR71C05E889X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B8B70" w14:textId="77777777" w:rsidR="00AE1644" w:rsidRDefault="00AE1644">
      <w:r>
        <w:separator/>
      </w:r>
    </w:p>
  </w:footnote>
  <w:footnote w:type="continuationSeparator" w:id="0">
    <w:p w14:paraId="0D13F727" w14:textId="77777777" w:rsidR="00AE1644" w:rsidRDefault="00AE16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A85B1" w14:textId="5D49C09D" w:rsidR="00F02CEE" w:rsidRPr="000D1C76" w:rsidRDefault="002973BF" w:rsidP="000D1C76">
    <w:pPr>
      <w:pStyle w:val="Pidipagina"/>
      <w:ind w:right="360"/>
      <w:jc w:val="center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0F759C4A" wp14:editId="057B110D">
          <wp:simplePos x="0" y="0"/>
          <wp:positionH relativeFrom="column">
            <wp:posOffset>3435350</wp:posOffset>
          </wp:positionH>
          <wp:positionV relativeFrom="paragraph">
            <wp:posOffset>99695</wp:posOffset>
          </wp:positionV>
          <wp:extent cx="2687320" cy="715645"/>
          <wp:effectExtent l="0" t="0" r="0" b="0"/>
          <wp:wrapNone/>
          <wp:docPr id="3" name="Immagine 1" descr="logo-anac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-anac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87320" cy="715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1C76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DF9704A" wp14:editId="72CEA557">
              <wp:simplePos x="0" y="0"/>
              <wp:positionH relativeFrom="column">
                <wp:posOffset>17145</wp:posOffset>
              </wp:positionH>
              <wp:positionV relativeFrom="paragraph">
                <wp:posOffset>59690</wp:posOffset>
              </wp:positionV>
              <wp:extent cx="6057900" cy="0"/>
              <wp:effectExtent l="0" t="0" r="0" b="0"/>
              <wp:wrapSquare wrapText="bothSides"/>
              <wp:docPr id="35700774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5B15A0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4.7pt" to="478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w/sAEAAEgDAAAOAAAAZHJzL2Uyb0RvYy54bWysU8Fu2zAMvQ/YPwi6L3YCpFuNOD2k7S7d&#10;FqDdBzCSbAuVRYFU4uTvJ6lJVmy3YT4Ikkg+vfdIr+6OoxMHQ2zRt3I+q6UwXqG2vm/lz5fHT1+k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">
              <w10:wrap type="square"/>
            </v:line>
          </w:pict>
        </mc:Fallback>
      </mc:AlternateContent>
    </w:r>
  </w:p>
  <w:p w14:paraId="12E7ACF2" w14:textId="77777777" w:rsidR="00F02CEE" w:rsidRPr="00FE2F0C" w:rsidRDefault="00F02CEE" w:rsidP="000D1C76">
    <w:pPr>
      <w:rPr>
        <w:rFonts w:ascii="Arial" w:hAnsi="Arial" w:cs="Arial"/>
        <w:b/>
        <w:noProof/>
        <w:color w:val="000000"/>
        <w:sz w:val="16"/>
        <w:szCs w:val="16"/>
      </w:rPr>
    </w:pPr>
    <w:r w:rsidRPr="00FE2F0C">
      <w:rPr>
        <w:rFonts w:ascii="Arial" w:hAnsi="Arial" w:cs="Arial"/>
        <w:b/>
        <w:noProof/>
        <w:color w:val="000000"/>
        <w:sz w:val="16"/>
        <w:szCs w:val="16"/>
      </w:rPr>
      <w:t>Dott. Ing. Gian Carlo Serra</w:t>
    </w:r>
  </w:p>
  <w:p w14:paraId="5CE28AFE" w14:textId="77777777" w:rsidR="00F02CEE" w:rsidRPr="00FE2F0C" w:rsidRDefault="00F02CEE" w:rsidP="000D1C76">
    <w:pPr>
      <w:rPr>
        <w:rFonts w:ascii="Arial" w:hAnsi="Arial" w:cs="Arial"/>
        <w:b/>
        <w:noProof/>
        <w:color w:val="000000"/>
        <w:sz w:val="16"/>
        <w:szCs w:val="16"/>
      </w:rPr>
    </w:pPr>
    <w:r w:rsidRPr="00FE2F0C">
      <w:rPr>
        <w:rFonts w:ascii="Arial" w:hAnsi="Arial" w:cs="Arial"/>
        <w:b/>
        <w:noProof/>
        <w:color w:val="000000"/>
        <w:sz w:val="16"/>
        <w:szCs w:val="16"/>
      </w:rPr>
      <w:t xml:space="preserve">Amministrazioni Condominiali </w:t>
    </w:r>
  </w:p>
  <w:p w14:paraId="79FB0C42" w14:textId="77777777" w:rsidR="00F02CEE" w:rsidRDefault="00F02CEE" w:rsidP="000D1C76">
    <w:pPr>
      <w:rPr>
        <w:rFonts w:ascii="Arial" w:hAnsi="Arial" w:cs="Arial"/>
        <w:noProof/>
        <w:color w:val="000000"/>
        <w:sz w:val="16"/>
        <w:szCs w:val="16"/>
      </w:rPr>
    </w:pPr>
    <w:r w:rsidRPr="00FE2F0C">
      <w:rPr>
        <w:rFonts w:ascii="Arial" w:hAnsi="Arial" w:cs="Arial"/>
        <w:noProof/>
        <w:color w:val="000000"/>
        <w:sz w:val="16"/>
        <w:szCs w:val="16"/>
      </w:rPr>
      <w:t xml:space="preserve">Via </w:t>
    </w:r>
    <w:r w:rsidR="009D04AD">
      <w:rPr>
        <w:rFonts w:ascii="Arial" w:hAnsi="Arial" w:cs="Arial"/>
        <w:noProof/>
        <w:color w:val="000000"/>
        <w:sz w:val="16"/>
        <w:szCs w:val="16"/>
      </w:rPr>
      <w:t>Sylva 5</w:t>
    </w:r>
    <w:r w:rsidRPr="00FE2F0C">
      <w:rPr>
        <w:rFonts w:ascii="Arial" w:hAnsi="Arial" w:cs="Arial"/>
        <w:noProof/>
        <w:color w:val="000000"/>
        <w:sz w:val="16"/>
        <w:szCs w:val="16"/>
      </w:rPr>
      <w:t xml:space="preserve"> - 24128 Bergamo</w:t>
    </w:r>
  </w:p>
  <w:p w14:paraId="2F1245F3" w14:textId="77777777" w:rsidR="00EE39C1" w:rsidRPr="00FE2F0C" w:rsidRDefault="00EE39C1" w:rsidP="000D1C76">
    <w:pPr>
      <w:rPr>
        <w:rFonts w:ascii="Arial" w:hAnsi="Arial" w:cs="Arial"/>
        <w:noProof/>
        <w:color w:val="000000"/>
        <w:sz w:val="16"/>
        <w:szCs w:val="16"/>
      </w:rPr>
    </w:pPr>
    <w:r>
      <w:rPr>
        <w:rFonts w:ascii="Arial" w:hAnsi="Arial" w:cs="Arial"/>
        <w:noProof/>
        <w:color w:val="000000"/>
        <w:sz w:val="16"/>
        <w:szCs w:val="16"/>
      </w:rPr>
      <w:t>Via SS Trinità 3, 25032 Chiari BS</w:t>
    </w:r>
  </w:p>
  <w:p w14:paraId="6B124C6C" w14:textId="77777777" w:rsidR="00F02CEE" w:rsidRPr="00FE2F0C" w:rsidRDefault="00F02CEE" w:rsidP="000D1C76">
    <w:pPr>
      <w:rPr>
        <w:rFonts w:ascii="Arial" w:hAnsi="Arial" w:cs="Arial"/>
        <w:noProof/>
        <w:color w:val="000000"/>
        <w:sz w:val="16"/>
        <w:szCs w:val="16"/>
      </w:rPr>
    </w:pPr>
    <w:r w:rsidRPr="00FE2F0C">
      <w:rPr>
        <w:rFonts w:ascii="Arial" w:hAnsi="Arial" w:cs="Arial"/>
        <w:noProof/>
        <w:color w:val="000000"/>
        <w:sz w:val="16"/>
        <w:szCs w:val="16"/>
      </w:rPr>
      <w:t>Tel 035-2652252 – fax 035-2282003</w:t>
    </w:r>
  </w:p>
  <w:p w14:paraId="380AC093" w14:textId="77777777" w:rsidR="00F02CEE" w:rsidRPr="00FE2F0C" w:rsidRDefault="00F02CEE" w:rsidP="000D1C76">
    <w:pPr>
      <w:rPr>
        <w:rFonts w:ascii="Arial" w:hAnsi="Arial" w:cs="Arial"/>
        <w:noProof/>
        <w:color w:val="000000"/>
        <w:sz w:val="16"/>
        <w:szCs w:val="16"/>
      </w:rPr>
    </w:pPr>
    <w:hyperlink r:id="rId2" w:history="1">
      <w:r w:rsidRPr="00FC7BDD">
        <w:rPr>
          <w:rStyle w:val="Collegamentoipertestuale"/>
          <w:rFonts w:ascii="Arial" w:hAnsi="Arial" w:cs="Arial"/>
          <w:noProof/>
          <w:sz w:val="16"/>
          <w:szCs w:val="16"/>
        </w:rPr>
        <w:t>www.serrastudio.it</w:t>
      </w:r>
    </w:hyperlink>
    <w:r w:rsidRPr="00FE2F0C">
      <w:rPr>
        <w:rFonts w:ascii="Arial" w:hAnsi="Arial" w:cs="Arial"/>
        <w:noProof/>
        <w:color w:val="000000"/>
        <w:sz w:val="16"/>
        <w:szCs w:val="16"/>
      </w:rPr>
      <w:t xml:space="preserve"> - </w:t>
    </w:r>
    <w:hyperlink r:id="rId3" w:history="1">
      <w:r w:rsidRPr="00FC7BDD">
        <w:rPr>
          <w:rStyle w:val="Collegamentoipertestuale"/>
          <w:rFonts w:ascii="Arial" w:hAnsi="Arial" w:cs="Arial"/>
          <w:noProof/>
          <w:sz w:val="16"/>
          <w:szCs w:val="16"/>
        </w:rPr>
        <w:t>serra@serrastudio.it</w:t>
      </w:r>
    </w:hyperlink>
  </w:p>
  <w:p w14:paraId="0F8A8C44" w14:textId="51CB056C" w:rsidR="00F02CEE" w:rsidRPr="000D1C76" w:rsidRDefault="002973BF" w:rsidP="000D1C76">
    <w:pPr>
      <w:rPr>
        <w:ins w:id="1" w:author="gian carlo serra" w:date="2005-12-10T14:23:00Z"/>
        <w:rFonts w:ascii="Arial" w:hAnsi="Arial" w:cs="Arial"/>
        <w:noProof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555A391" wp14:editId="6200BFCD">
              <wp:simplePos x="0" y="0"/>
              <wp:positionH relativeFrom="column">
                <wp:posOffset>7620</wp:posOffset>
              </wp:positionH>
              <wp:positionV relativeFrom="paragraph">
                <wp:posOffset>53975</wp:posOffset>
              </wp:positionV>
              <wp:extent cx="6057900" cy="0"/>
              <wp:effectExtent l="0" t="0" r="0" b="0"/>
              <wp:wrapSquare wrapText="bothSides"/>
              <wp:docPr id="207205150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7C8CD0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pt,4.25pt" to="477.6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Hw/sAEAAEgDAAAOAAAAZHJzL2Uyb0RvYy54bWysU8Fu2zAMvQ/YPwi6L3YCpFuNOD2k7S7d&#10;FqDdBzCSbAuVRYFU4uTvJ6lJVmy3YT4Ikkg+vfdIr+6OoxMHQ2zRt3I+q6UwXqG2vm/lz5fHT1+k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">
              <w10:wrap type="squar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2B23DD"/>
    <w:multiLevelType w:val="hybridMultilevel"/>
    <w:tmpl w:val="955FF93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1D"/>
    <w:multiLevelType w:val="multilevel"/>
    <w:tmpl w:val="A0B4A5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FFFFFFFE"/>
    <w:multiLevelType w:val="singleLevel"/>
    <w:tmpl w:val="20E4315A"/>
    <w:lvl w:ilvl="0">
      <w:numFmt w:val="bullet"/>
      <w:lvlText w:val="*"/>
      <w:lvlJc w:val="left"/>
    </w:lvl>
  </w:abstractNum>
  <w:abstractNum w:abstractNumId="3" w15:restartNumberingAfterBreak="0">
    <w:nsid w:val="023F67C9"/>
    <w:multiLevelType w:val="hybridMultilevel"/>
    <w:tmpl w:val="042C7358"/>
    <w:lvl w:ilvl="0" w:tplc="CADCD53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D7717"/>
    <w:multiLevelType w:val="hybridMultilevel"/>
    <w:tmpl w:val="882477C2"/>
    <w:lvl w:ilvl="0" w:tplc="205232FE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72B6F79"/>
    <w:multiLevelType w:val="hybridMultilevel"/>
    <w:tmpl w:val="56822C04"/>
    <w:lvl w:ilvl="0" w:tplc="C2C6AAC8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BBB0690"/>
    <w:multiLevelType w:val="hybridMultilevel"/>
    <w:tmpl w:val="5E38016A"/>
    <w:lvl w:ilvl="0" w:tplc="C516915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32F54"/>
    <w:multiLevelType w:val="hybridMultilevel"/>
    <w:tmpl w:val="F020810E"/>
    <w:lvl w:ilvl="0" w:tplc="AFA4DA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217F4"/>
    <w:multiLevelType w:val="hybridMultilevel"/>
    <w:tmpl w:val="225ECD9E"/>
    <w:lvl w:ilvl="0" w:tplc="5ABC4BAA"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43343CB"/>
    <w:multiLevelType w:val="hybridMultilevel"/>
    <w:tmpl w:val="31C6F23C"/>
    <w:lvl w:ilvl="0" w:tplc="BF4A34F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5083C"/>
    <w:multiLevelType w:val="hybridMultilevel"/>
    <w:tmpl w:val="4432BBF4"/>
    <w:lvl w:ilvl="0" w:tplc="5F70E2D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288603">
    <w:abstractNumId w:val="7"/>
  </w:num>
  <w:num w:numId="2" w16cid:durableId="250743908">
    <w:abstractNumId w:val="3"/>
  </w:num>
  <w:num w:numId="3" w16cid:durableId="229342767">
    <w:abstractNumId w:val="9"/>
  </w:num>
  <w:num w:numId="4" w16cid:durableId="930355627">
    <w:abstractNumId w:val="5"/>
  </w:num>
  <w:num w:numId="5" w16cid:durableId="1675374158">
    <w:abstractNumId w:val="4"/>
  </w:num>
  <w:num w:numId="6" w16cid:durableId="40091047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01394292">
    <w:abstractNumId w:val="6"/>
  </w:num>
  <w:num w:numId="8" w16cid:durableId="1368794915">
    <w:abstractNumId w:val="2"/>
    <w:lvlOverride w:ilvl="0">
      <w:lvl w:ilvl="0">
        <w:start w:val="1"/>
        <w:numFmt w:val="bullet"/>
        <w:lvlText w:val="%1"/>
        <w:legacy w:legacy="1" w:legacySpace="120" w:legacyIndent="360"/>
        <w:lvlJc w:val="left"/>
        <w:rPr>
          <w:rFonts w:ascii="Wingdings" w:hAnsi="Wingdings" w:hint="default"/>
        </w:rPr>
      </w:lvl>
    </w:lvlOverride>
  </w:num>
  <w:num w:numId="9" w16cid:durableId="776676887">
    <w:abstractNumId w:val="2"/>
    <w:lvlOverride w:ilvl="0">
      <w:lvl w:ilvl="0">
        <w:start w:val="1"/>
        <w:numFmt w:val="bullet"/>
        <w:lvlText w:val="%1"/>
        <w:legacy w:legacy="1" w:legacySpace="120" w:legacyIndent="360"/>
        <w:lvlJc w:val="left"/>
        <w:rPr>
          <w:rFonts w:ascii="Wingdings" w:hAnsi="Wingdings" w:hint="default"/>
        </w:rPr>
      </w:lvl>
    </w:lvlOverride>
  </w:num>
  <w:num w:numId="10" w16cid:durableId="101147964">
    <w:abstractNumId w:val="10"/>
  </w:num>
  <w:num w:numId="11" w16cid:durableId="1849756579">
    <w:abstractNumId w:val="8"/>
  </w:num>
  <w:num w:numId="12" w16cid:durableId="584146063">
    <w:abstractNumId w:val="1"/>
  </w:num>
  <w:num w:numId="13" w16cid:durableId="42480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it-IT" w:vendorID="3" w:dllVersion="517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53"/>
    <w:rsid w:val="00001B14"/>
    <w:rsid w:val="00002C66"/>
    <w:rsid w:val="0000396E"/>
    <w:rsid w:val="00005D4A"/>
    <w:rsid w:val="00010435"/>
    <w:rsid w:val="00012B1C"/>
    <w:rsid w:val="000155E4"/>
    <w:rsid w:val="000227A4"/>
    <w:rsid w:val="000237C0"/>
    <w:rsid w:val="000241CD"/>
    <w:rsid w:val="00025B5F"/>
    <w:rsid w:val="00033AB2"/>
    <w:rsid w:val="00033B7F"/>
    <w:rsid w:val="00045597"/>
    <w:rsid w:val="00051EF8"/>
    <w:rsid w:val="00052F79"/>
    <w:rsid w:val="00053E47"/>
    <w:rsid w:val="00054A48"/>
    <w:rsid w:val="00056F30"/>
    <w:rsid w:val="00063381"/>
    <w:rsid w:val="00064E56"/>
    <w:rsid w:val="0006505B"/>
    <w:rsid w:val="000678B8"/>
    <w:rsid w:val="0007416E"/>
    <w:rsid w:val="00074CD4"/>
    <w:rsid w:val="00076D91"/>
    <w:rsid w:val="00081842"/>
    <w:rsid w:val="000820B0"/>
    <w:rsid w:val="0008711B"/>
    <w:rsid w:val="000873AB"/>
    <w:rsid w:val="00087651"/>
    <w:rsid w:val="00092265"/>
    <w:rsid w:val="000979FE"/>
    <w:rsid w:val="000A4A99"/>
    <w:rsid w:val="000B0CA2"/>
    <w:rsid w:val="000B0D88"/>
    <w:rsid w:val="000B16A7"/>
    <w:rsid w:val="000B3BA7"/>
    <w:rsid w:val="000C14D9"/>
    <w:rsid w:val="000D1C76"/>
    <w:rsid w:val="000E5849"/>
    <w:rsid w:val="000E7A82"/>
    <w:rsid w:val="000F68E9"/>
    <w:rsid w:val="001003A1"/>
    <w:rsid w:val="001043DB"/>
    <w:rsid w:val="0010543D"/>
    <w:rsid w:val="00106FB8"/>
    <w:rsid w:val="001113E5"/>
    <w:rsid w:val="001124ED"/>
    <w:rsid w:val="001179EA"/>
    <w:rsid w:val="00117C1F"/>
    <w:rsid w:val="001240A1"/>
    <w:rsid w:val="00126CCB"/>
    <w:rsid w:val="00130371"/>
    <w:rsid w:val="00131584"/>
    <w:rsid w:val="00135BAF"/>
    <w:rsid w:val="00135DC4"/>
    <w:rsid w:val="00140B73"/>
    <w:rsid w:val="001458CF"/>
    <w:rsid w:val="001465F5"/>
    <w:rsid w:val="0015251E"/>
    <w:rsid w:val="00170D04"/>
    <w:rsid w:val="00171A44"/>
    <w:rsid w:val="00173CC9"/>
    <w:rsid w:val="00176201"/>
    <w:rsid w:val="001764C1"/>
    <w:rsid w:val="00180AE8"/>
    <w:rsid w:val="00180C19"/>
    <w:rsid w:val="001863AA"/>
    <w:rsid w:val="00193A51"/>
    <w:rsid w:val="001962B0"/>
    <w:rsid w:val="00196493"/>
    <w:rsid w:val="001A19F4"/>
    <w:rsid w:val="001A1A2B"/>
    <w:rsid w:val="001A1A34"/>
    <w:rsid w:val="001A5A02"/>
    <w:rsid w:val="001A6A7D"/>
    <w:rsid w:val="001B3D78"/>
    <w:rsid w:val="001B786F"/>
    <w:rsid w:val="001C4B61"/>
    <w:rsid w:val="001C664E"/>
    <w:rsid w:val="001D772E"/>
    <w:rsid w:val="001D7D6D"/>
    <w:rsid w:val="001E29B2"/>
    <w:rsid w:val="001E2B7D"/>
    <w:rsid w:val="001E2D45"/>
    <w:rsid w:val="001E4419"/>
    <w:rsid w:val="001E51C2"/>
    <w:rsid w:val="001F33F4"/>
    <w:rsid w:val="00203786"/>
    <w:rsid w:val="00204E1E"/>
    <w:rsid w:val="0020576B"/>
    <w:rsid w:val="002179C2"/>
    <w:rsid w:val="00223530"/>
    <w:rsid w:val="00224FA5"/>
    <w:rsid w:val="00234291"/>
    <w:rsid w:val="00242626"/>
    <w:rsid w:val="00243A15"/>
    <w:rsid w:val="00244F8A"/>
    <w:rsid w:val="002519E1"/>
    <w:rsid w:val="00251ECD"/>
    <w:rsid w:val="002529C6"/>
    <w:rsid w:val="00253A7F"/>
    <w:rsid w:val="00256E93"/>
    <w:rsid w:val="002604F4"/>
    <w:rsid w:val="002622F6"/>
    <w:rsid w:val="002631EF"/>
    <w:rsid w:val="00263547"/>
    <w:rsid w:val="002641B0"/>
    <w:rsid w:val="00270381"/>
    <w:rsid w:val="00271869"/>
    <w:rsid w:val="002759A9"/>
    <w:rsid w:val="00276AEE"/>
    <w:rsid w:val="002845FA"/>
    <w:rsid w:val="0028756B"/>
    <w:rsid w:val="002915D2"/>
    <w:rsid w:val="00292685"/>
    <w:rsid w:val="002973BF"/>
    <w:rsid w:val="002A3DD9"/>
    <w:rsid w:val="002B176F"/>
    <w:rsid w:val="002B4F47"/>
    <w:rsid w:val="002B51BF"/>
    <w:rsid w:val="002C160B"/>
    <w:rsid w:val="002C2F5E"/>
    <w:rsid w:val="002C3FD4"/>
    <w:rsid w:val="002C5EF7"/>
    <w:rsid w:val="002D0921"/>
    <w:rsid w:val="002D12F6"/>
    <w:rsid w:val="002D2164"/>
    <w:rsid w:val="002D355C"/>
    <w:rsid w:val="002D58C0"/>
    <w:rsid w:val="002D697A"/>
    <w:rsid w:val="002E07F4"/>
    <w:rsid w:val="002E610F"/>
    <w:rsid w:val="002F6965"/>
    <w:rsid w:val="002F7CCE"/>
    <w:rsid w:val="002F7E33"/>
    <w:rsid w:val="00311497"/>
    <w:rsid w:val="003178EA"/>
    <w:rsid w:val="00323D0A"/>
    <w:rsid w:val="00324FC0"/>
    <w:rsid w:val="003251F0"/>
    <w:rsid w:val="0033332E"/>
    <w:rsid w:val="00336820"/>
    <w:rsid w:val="003368E3"/>
    <w:rsid w:val="003404AA"/>
    <w:rsid w:val="00346790"/>
    <w:rsid w:val="00351F3D"/>
    <w:rsid w:val="00352417"/>
    <w:rsid w:val="003526B5"/>
    <w:rsid w:val="003605C1"/>
    <w:rsid w:val="00364113"/>
    <w:rsid w:val="00365CAC"/>
    <w:rsid w:val="003701B3"/>
    <w:rsid w:val="003716AE"/>
    <w:rsid w:val="00371B42"/>
    <w:rsid w:val="00375F8B"/>
    <w:rsid w:val="003833B4"/>
    <w:rsid w:val="003874BE"/>
    <w:rsid w:val="0039041E"/>
    <w:rsid w:val="00393D88"/>
    <w:rsid w:val="00395096"/>
    <w:rsid w:val="003963B3"/>
    <w:rsid w:val="00397C6D"/>
    <w:rsid w:val="003A2201"/>
    <w:rsid w:val="003A43F5"/>
    <w:rsid w:val="003A7097"/>
    <w:rsid w:val="003B13A7"/>
    <w:rsid w:val="003B4624"/>
    <w:rsid w:val="003B4E1F"/>
    <w:rsid w:val="003B7FF1"/>
    <w:rsid w:val="003C200F"/>
    <w:rsid w:val="003C5EEA"/>
    <w:rsid w:val="003C7E88"/>
    <w:rsid w:val="003D2E54"/>
    <w:rsid w:val="003E079D"/>
    <w:rsid w:val="003E3C90"/>
    <w:rsid w:val="003E4B64"/>
    <w:rsid w:val="003E5A42"/>
    <w:rsid w:val="003E64E3"/>
    <w:rsid w:val="003F1B00"/>
    <w:rsid w:val="003F239D"/>
    <w:rsid w:val="003F4BE3"/>
    <w:rsid w:val="00400CEB"/>
    <w:rsid w:val="00402AE7"/>
    <w:rsid w:val="004063EB"/>
    <w:rsid w:val="00410EF8"/>
    <w:rsid w:val="00412812"/>
    <w:rsid w:val="0042006B"/>
    <w:rsid w:val="00421EDB"/>
    <w:rsid w:val="00423ED8"/>
    <w:rsid w:val="004267E0"/>
    <w:rsid w:val="004269A1"/>
    <w:rsid w:val="00431396"/>
    <w:rsid w:val="004321B8"/>
    <w:rsid w:val="00440747"/>
    <w:rsid w:val="004407E5"/>
    <w:rsid w:val="00442614"/>
    <w:rsid w:val="00442F6A"/>
    <w:rsid w:val="00442F84"/>
    <w:rsid w:val="00444076"/>
    <w:rsid w:val="0044504B"/>
    <w:rsid w:val="00445069"/>
    <w:rsid w:val="004504D5"/>
    <w:rsid w:val="00454926"/>
    <w:rsid w:val="004552C6"/>
    <w:rsid w:val="00456B12"/>
    <w:rsid w:val="004615EC"/>
    <w:rsid w:val="004712DF"/>
    <w:rsid w:val="00471C55"/>
    <w:rsid w:val="00471FFD"/>
    <w:rsid w:val="00473F36"/>
    <w:rsid w:val="0047781E"/>
    <w:rsid w:val="00482E46"/>
    <w:rsid w:val="00484618"/>
    <w:rsid w:val="00492023"/>
    <w:rsid w:val="004925BC"/>
    <w:rsid w:val="004A2CA8"/>
    <w:rsid w:val="004B249F"/>
    <w:rsid w:val="004B5EAC"/>
    <w:rsid w:val="004B5EE3"/>
    <w:rsid w:val="004C18D2"/>
    <w:rsid w:val="004C2ED2"/>
    <w:rsid w:val="004C3278"/>
    <w:rsid w:val="004C3CC9"/>
    <w:rsid w:val="004C5DB9"/>
    <w:rsid w:val="004D14AB"/>
    <w:rsid w:val="004D208C"/>
    <w:rsid w:val="004D4C45"/>
    <w:rsid w:val="004E1971"/>
    <w:rsid w:val="004E31E5"/>
    <w:rsid w:val="004E5609"/>
    <w:rsid w:val="004F5000"/>
    <w:rsid w:val="004F611B"/>
    <w:rsid w:val="004F71B5"/>
    <w:rsid w:val="004F7BC4"/>
    <w:rsid w:val="00502663"/>
    <w:rsid w:val="00505041"/>
    <w:rsid w:val="00516810"/>
    <w:rsid w:val="005179D0"/>
    <w:rsid w:val="0052309A"/>
    <w:rsid w:val="005268A6"/>
    <w:rsid w:val="00531D48"/>
    <w:rsid w:val="00533825"/>
    <w:rsid w:val="00536B58"/>
    <w:rsid w:val="00547632"/>
    <w:rsid w:val="00555326"/>
    <w:rsid w:val="005746ED"/>
    <w:rsid w:val="0057581D"/>
    <w:rsid w:val="00581E37"/>
    <w:rsid w:val="00585883"/>
    <w:rsid w:val="0059009E"/>
    <w:rsid w:val="0059302F"/>
    <w:rsid w:val="00593DAF"/>
    <w:rsid w:val="005A3C68"/>
    <w:rsid w:val="005A5561"/>
    <w:rsid w:val="005A5980"/>
    <w:rsid w:val="005A6344"/>
    <w:rsid w:val="005B0DE8"/>
    <w:rsid w:val="005B1F90"/>
    <w:rsid w:val="005B3CFE"/>
    <w:rsid w:val="005B504D"/>
    <w:rsid w:val="005B6A81"/>
    <w:rsid w:val="005C0899"/>
    <w:rsid w:val="005C1DBF"/>
    <w:rsid w:val="005C4D20"/>
    <w:rsid w:val="005C5EB1"/>
    <w:rsid w:val="005D09AE"/>
    <w:rsid w:val="005D1EF5"/>
    <w:rsid w:val="005D65CA"/>
    <w:rsid w:val="005E0C83"/>
    <w:rsid w:val="005E1059"/>
    <w:rsid w:val="005E66C1"/>
    <w:rsid w:val="005E7FA8"/>
    <w:rsid w:val="005F2527"/>
    <w:rsid w:val="005F5369"/>
    <w:rsid w:val="005F7BFD"/>
    <w:rsid w:val="00601653"/>
    <w:rsid w:val="00606BAB"/>
    <w:rsid w:val="0061212C"/>
    <w:rsid w:val="00613987"/>
    <w:rsid w:val="006160B0"/>
    <w:rsid w:val="00621A44"/>
    <w:rsid w:val="0062471E"/>
    <w:rsid w:val="006255AF"/>
    <w:rsid w:val="00626C46"/>
    <w:rsid w:val="00627C1A"/>
    <w:rsid w:val="006314F9"/>
    <w:rsid w:val="006324F1"/>
    <w:rsid w:val="0063382A"/>
    <w:rsid w:val="00633F19"/>
    <w:rsid w:val="00636081"/>
    <w:rsid w:val="00636A23"/>
    <w:rsid w:val="00637046"/>
    <w:rsid w:val="006474B1"/>
    <w:rsid w:val="006502AF"/>
    <w:rsid w:val="006505E3"/>
    <w:rsid w:val="006607C0"/>
    <w:rsid w:val="00667763"/>
    <w:rsid w:val="00670D3A"/>
    <w:rsid w:val="00672B45"/>
    <w:rsid w:val="00672DEE"/>
    <w:rsid w:val="006760CB"/>
    <w:rsid w:val="006764B4"/>
    <w:rsid w:val="00682CBF"/>
    <w:rsid w:val="0068386C"/>
    <w:rsid w:val="006855C3"/>
    <w:rsid w:val="006900D9"/>
    <w:rsid w:val="006901C7"/>
    <w:rsid w:val="00692118"/>
    <w:rsid w:val="006A59A5"/>
    <w:rsid w:val="006B05A5"/>
    <w:rsid w:val="006B1D54"/>
    <w:rsid w:val="006B4AE5"/>
    <w:rsid w:val="006B71AC"/>
    <w:rsid w:val="006C2CFC"/>
    <w:rsid w:val="006C3AEE"/>
    <w:rsid w:val="006C3EF9"/>
    <w:rsid w:val="006C48DE"/>
    <w:rsid w:val="006C53D3"/>
    <w:rsid w:val="006C66D2"/>
    <w:rsid w:val="006D3450"/>
    <w:rsid w:val="006D3A1B"/>
    <w:rsid w:val="006D4927"/>
    <w:rsid w:val="006D5474"/>
    <w:rsid w:val="006D6FB2"/>
    <w:rsid w:val="006E20A4"/>
    <w:rsid w:val="006E3C9F"/>
    <w:rsid w:val="006E4358"/>
    <w:rsid w:val="006E5E6E"/>
    <w:rsid w:val="006E68A2"/>
    <w:rsid w:val="006E6D34"/>
    <w:rsid w:val="006F0A30"/>
    <w:rsid w:val="006F23DA"/>
    <w:rsid w:val="006F42D8"/>
    <w:rsid w:val="006F5139"/>
    <w:rsid w:val="0070210D"/>
    <w:rsid w:val="00705353"/>
    <w:rsid w:val="007059E7"/>
    <w:rsid w:val="00710EFC"/>
    <w:rsid w:val="00712787"/>
    <w:rsid w:val="00714B74"/>
    <w:rsid w:val="00714CB4"/>
    <w:rsid w:val="00716F90"/>
    <w:rsid w:val="00726B57"/>
    <w:rsid w:val="00731D50"/>
    <w:rsid w:val="00746260"/>
    <w:rsid w:val="007523A9"/>
    <w:rsid w:val="00755BA2"/>
    <w:rsid w:val="00765145"/>
    <w:rsid w:val="00765B1A"/>
    <w:rsid w:val="007702AC"/>
    <w:rsid w:val="0077111E"/>
    <w:rsid w:val="0077153D"/>
    <w:rsid w:val="007742DF"/>
    <w:rsid w:val="00774E75"/>
    <w:rsid w:val="00775269"/>
    <w:rsid w:val="00780395"/>
    <w:rsid w:val="0078295B"/>
    <w:rsid w:val="00786180"/>
    <w:rsid w:val="007949A3"/>
    <w:rsid w:val="007952E1"/>
    <w:rsid w:val="00795D48"/>
    <w:rsid w:val="007A105C"/>
    <w:rsid w:val="007A10EF"/>
    <w:rsid w:val="007B06E1"/>
    <w:rsid w:val="007B13B4"/>
    <w:rsid w:val="007B3317"/>
    <w:rsid w:val="007B34AA"/>
    <w:rsid w:val="007C234E"/>
    <w:rsid w:val="007C604A"/>
    <w:rsid w:val="007D16C0"/>
    <w:rsid w:val="007D3435"/>
    <w:rsid w:val="007D64EB"/>
    <w:rsid w:val="007E30A4"/>
    <w:rsid w:val="007E340C"/>
    <w:rsid w:val="007F37FE"/>
    <w:rsid w:val="007F57FE"/>
    <w:rsid w:val="008001A5"/>
    <w:rsid w:val="00800807"/>
    <w:rsid w:val="00802BAF"/>
    <w:rsid w:val="008036BF"/>
    <w:rsid w:val="008067B3"/>
    <w:rsid w:val="00807B89"/>
    <w:rsid w:val="00812428"/>
    <w:rsid w:val="0081669F"/>
    <w:rsid w:val="00817C64"/>
    <w:rsid w:val="0082484F"/>
    <w:rsid w:val="008401AA"/>
    <w:rsid w:val="00841C22"/>
    <w:rsid w:val="00841E57"/>
    <w:rsid w:val="00843A73"/>
    <w:rsid w:val="008440C5"/>
    <w:rsid w:val="0084417D"/>
    <w:rsid w:val="00844EAD"/>
    <w:rsid w:val="00861448"/>
    <w:rsid w:val="00861F78"/>
    <w:rsid w:val="00862195"/>
    <w:rsid w:val="00864C88"/>
    <w:rsid w:val="00865BEA"/>
    <w:rsid w:val="00870F11"/>
    <w:rsid w:val="00871C73"/>
    <w:rsid w:val="00871E34"/>
    <w:rsid w:val="00872D3A"/>
    <w:rsid w:val="00873A72"/>
    <w:rsid w:val="0087409A"/>
    <w:rsid w:val="00874810"/>
    <w:rsid w:val="00874900"/>
    <w:rsid w:val="00874B9E"/>
    <w:rsid w:val="00881B84"/>
    <w:rsid w:val="00885DB3"/>
    <w:rsid w:val="008864C5"/>
    <w:rsid w:val="008934D4"/>
    <w:rsid w:val="008956E8"/>
    <w:rsid w:val="00896E15"/>
    <w:rsid w:val="008A29E0"/>
    <w:rsid w:val="008A463D"/>
    <w:rsid w:val="008B1B79"/>
    <w:rsid w:val="008B338F"/>
    <w:rsid w:val="008B3F31"/>
    <w:rsid w:val="008B62D0"/>
    <w:rsid w:val="008C21EF"/>
    <w:rsid w:val="008C29CC"/>
    <w:rsid w:val="008C446D"/>
    <w:rsid w:val="008D2A33"/>
    <w:rsid w:val="008D2DE9"/>
    <w:rsid w:val="008D62BE"/>
    <w:rsid w:val="008E0511"/>
    <w:rsid w:val="008F13B4"/>
    <w:rsid w:val="008F4954"/>
    <w:rsid w:val="008F5648"/>
    <w:rsid w:val="008F7A16"/>
    <w:rsid w:val="0090601E"/>
    <w:rsid w:val="009078C2"/>
    <w:rsid w:val="00915747"/>
    <w:rsid w:val="009210AD"/>
    <w:rsid w:val="009223F4"/>
    <w:rsid w:val="00932642"/>
    <w:rsid w:val="0095535F"/>
    <w:rsid w:val="009748DA"/>
    <w:rsid w:val="009770D3"/>
    <w:rsid w:val="00980FBE"/>
    <w:rsid w:val="00983863"/>
    <w:rsid w:val="00985982"/>
    <w:rsid w:val="00990726"/>
    <w:rsid w:val="009911FD"/>
    <w:rsid w:val="0099333C"/>
    <w:rsid w:val="009940D3"/>
    <w:rsid w:val="00994FB4"/>
    <w:rsid w:val="00997034"/>
    <w:rsid w:val="0099725A"/>
    <w:rsid w:val="009A0E6A"/>
    <w:rsid w:val="009A37DB"/>
    <w:rsid w:val="009A5994"/>
    <w:rsid w:val="009B22B3"/>
    <w:rsid w:val="009B3B97"/>
    <w:rsid w:val="009B5151"/>
    <w:rsid w:val="009B57BF"/>
    <w:rsid w:val="009B5B9C"/>
    <w:rsid w:val="009C3D28"/>
    <w:rsid w:val="009C3E88"/>
    <w:rsid w:val="009C7DA9"/>
    <w:rsid w:val="009D04AD"/>
    <w:rsid w:val="009D0C66"/>
    <w:rsid w:val="009D2F4F"/>
    <w:rsid w:val="009D5A94"/>
    <w:rsid w:val="009D5B00"/>
    <w:rsid w:val="009D6586"/>
    <w:rsid w:val="009E1339"/>
    <w:rsid w:val="009E4959"/>
    <w:rsid w:val="009E4A25"/>
    <w:rsid w:val="009E5778"/>
    <w:rsid w:val="00A003F4"/>
    <w:rsid w:val="00A055C2"/>
    <w:rsid w:val="00A05D3E"/>
    <w:rsid w:val="00A23445"/>
    <w:rsid w:val="00A25FB7"/>
    <w:rsid w:val="00A2674D"/>
    <w:rsid w:val="00A30D88"/>
    <w:rsid w:val="00A310DA"/>
    <w:rsid w:val="00A3330D"/>
    <w:rsid w:val="00A41166"/>
    <w:rsid w:val="00A45496"/>
    <w:rsid w:val="00A51348"/>
    <w:rsid w:val="00A53193"/>
    <w:rsid w:val="00A53230"/>
    <w:rsid w:val="00A57237"/>
    <w:rsid w:val="00A64445"/>
    <w:rsid w:val="00A64BDE"/>
    <w:rsid w:val="00A667B8"/>
    <w:rsid w:val="00A722E0"/>
    <w:rsid w:val="00A83A17"/>
    <w:rsid w:val="00A84E00"/>
    <w:rsid w:val="00A87367"/>
    <w:rsid w:val="00A87E4E"/>
    <w:rsid w:val="00A87F05"/>
    <w:rsid w:val="00A93B59"/>
    <w:rsid w:val="00A93F53"/>
    <w:rsid w:val="00A95FCC"/>
    <w:rsid w:val="00AA02BE"/>
    <w:rsid w:val="00AA33D5"/>
    <w:rsid w:val="00AB4F09"/>
    <w:rsid w:val="00AB5D0F"/>
    <w:rsid w:val="00AC271A"/>
    <w:rsid w:val="00AC2809"/>
    <w:rsid w:val="00AC4D6A"/>
    <w:rsid w:val="00AC52DD"/>
    <w:rsid w:val="00AC5ECA"/>
    <w:rsid w:val="00AC7DC9"/>
    <w:rsid w:val="00AD0B80"/>
    <w:rsid w:val="00AE1644"/>
    <w:rsid w:val="00AE1C2F"/>
    <w:rsid w:val="00AE73C5"/>
    <w:rsid w:val="00AF3A66"/>
    <w:rsid w:val="00AF62BF"/>
    <w:rsid w:val="00AF65A9"/>
    <w:rsid w:val="00B001F7"/>
    <w:rsid w:val="00B0608C"/>
    <w:rsid w:val="00B07AB2"/>
    <w:rsid w:val="00B10418"/>
    <w:rsid w:val="00B22585"/>
    <w:rsid w:val="00B22B56"/>
    <w:rsid w:val="00B277FA"/>
    <w:rsid w:val="00B304FB"/>
    <w:rsid w:val="00B31EF7"/>
    <w:rsid w:val="00B32282"/>
    <w:rsid w:val="00B3680A"/>
    <w:rsid w:val="00B43DF1"/>
    <w:rsid w:val="00B47E1C"/>
    <w:rsid w:val="00B54305"/>
    <w:rsid w:val="00B57ACB"/>
    <w:rsid w:val="00B636B8"/>
    <w:rsid w:val="00B63BA0"/>
    <w:rsid w:val="00B63BDB"/>
    <w:rsid w:val="00B64592"/>
    <w:rsid w:val="00B754B0"/>
    <w:rsid w:val="00B76FD4"/>
    <w:rsid w:val="00B83DFE"/>
    <w:rsid w:val="00B96C69"/>
    <w:rsid w:val="00B97237"/>
    <w:rsid w:val="00BA497A"/>
    <w:rsid w:val="00BB0542"/>
    <w:rsid w:val="00BB1DAB"/>
    <w:rsid w:val="00BB30E6"/>
    <w:rsid w:val="00BB352F"/>
    <w:rsid w:val="00BB3B8F"/>
    <w:rsid w:val="00BB439D"/>
    <w:rsid w:val="00BB7044"/>
    <w:rsid w:val="00BB7D9F"/>
    <w:rsid w:val="00BC6706"/>
    <w:rsid w:val="00BD3E72"/>
    <w:rsid w:val="00BE686D"/>
    <w:rsid w:val="00BE7CA9"/>
    <w:rsid w:val="00BF0FDE"/>
    <w:rsid w:val="00BF2B25"/>
    <w:rsid w:val="00BF6681"/>
    <w:rsid w:val="00C01B9B"/>
    <w:rsid w:val="00C068B4"/>
    <w:rsid w:val="00C07C59"/>
    <w:rsid w:val="00C16178"/>
    <w:rsid w:val="00C167CE"/>
    <w:rsid w:val="00C24592"/>
    <w:rsid w:val="00C3101C"/>
    <w:rsid w:val="00C32536"/>
    <w:rsid w:val="00C33C99"/>
    <w:rsid w:val="00C34104"/>
    <w:rsid w:val="00C36078"/>
    <w:rsid w:val="00C41CB7"/>
    <w:rsid w:val="00C44D19"/>
    <w:rsid w:val="00C50AE1"/>
    <w:rsid w:val="00C526B6"/>
    <w:rsid w:val="00C52F61"/>
    <w:rsid w:val="00C60F63"/>
    <w:rsid w:val="00C61788"/>
    <w:rsid w:val="00C6213D"/>
    <w:rsid w:val="00C6317A"/>
    <w:rsid w:val="00C65E28"/>
    <w:rsid w:val="00C71126"/>
    <w:rsid w:val="00C71C11"/>
    <w:rsid w:val="00C728C7"/>
    <w:rsid w:val="00C77A69"/>
    <w:rsid w:val="00C80F01"/>
    <w:rsid w:val="00C81A12"/>
    <w:rsid w:val="00C82424"/>
    <w:rsid w:val="00C83338"/>
    <w:rsid w:val="00C903DF"/>
    <w:rsid w:val="00C91591"/>
    <w:rsid w:val="00C92A49"/>
    <w:rsid w:val="00C92FDE"/>
    <w:rsid w:val="00C955EA"/>
    <w:rsid w:val="00C9622D"/>
    <w:rsid w:val="00C97207"/>
    <w:rsid w:val="00CA1A41"/>
    <w:rsid w:val="00CA5D1A"/>
    <w:rsid w:val="00CA68CF"/>
    <w:rsid w:val="00CB3725"/>
    <w:rsid w:val="00CB3D5B"/>
    <w:rsid w:val="00CB4F58"/>
    <w:rsid w:val="00CC0CCB"/>
    <w:rsid w:val="00CC2016"/>
    <w:rsid w:val="00CC5081"/>
    <w:rsid w:val="00CD1F66"/>
    <w:rsid w:val="00CD729E"/>
    <w:rsid w:val="00CE54EB"/>
    <w:rsid w:val="00CF16CC"/>
    <w:rsid w:val="00CF2C2D"/>
    <w:rsid w:val="00CF50EC"/>
    <w:rsid w:val="00D01345"/>
    <w:rsid w:val="00D04959"/>
    <w:rsid w:val="00D04A59"/>
    <w:rsid w:val="00D066B6"/>
    <w:rsid w:val="00D06E78"/>
    <w:rsid w:val="00D14DE3"/>
    <w:rsid w:val="00D153C3"/>
    <w:rsid w:val="00D1761A"/>
    <w:rsid w:val="00D17823"/>
    <w:rsid w:val="00D3345A"/>
    <w:rsid w:val="00D34C0E"/>
    <w:rsid w:val="00D3579D"/>
    <w:rsid w:val="00D36333"/>
    <w:rsid w:val="00D37B01"/>
    <w:rsid w:val="00D475F9"/>
    <w:rsid w:val="00D53427"/>
    <w:rsid w:val="00D55755"/>
    <w:rsid w:val="00D61434"/>
    <w:rsid w:val="00D61F98"/>
    <w:rsid w:val="00D71797"/>
    <w:rsid w:val="00D73E11"/>
    <w:rsid w:val="00D745E5"/>
    <w:rsid w:val="00D74D7E"/>
    <w:rsid w:val="00D769F0"/>
    <w:rsid w:val="00D81D57"/>
    <w:rsid w:val="00D82EE8"/>
    <w:rsid w:val="00D835B0"/>
    <w:rsid w:val="00D84A26"/>
    <w:rsid w:val="00D86CCF"/>
    <w:rsid w:val="00D952BC"/>
    <w:rsid w:val="00DA19B6"/>
    <w:rsid w:val="00DA3658"/>
    <w:rsid w:val="00DA3FB9"/>
    <w:rsid w:val="00DA5817"/>
    <w:rsid w:val="00DB39BE"/>
    <w:rsid w:val="00DC2513"/>
    <w:rsid w:val="00DC4A96"/>
    <w:rsid w:val="00DC507E"/>
    <w:rsid w:val="00DC52C5"/>
    <w:rsid w:val="00DC5430"/>
    <w:rsid w:val="00DE149E"/>
    <w:rsid w:val="00DE19B4"/>
    <w:rsid w:val="00DF0049"/>
    <w:rsid w:val="00DF38CC"/>
    <w:rsid w:val="00DF395F"/>
    <w:rsid w:val="00DF4811"/>
    <w:rsid w:val="00DF541D"/>
    <w:rsid w:val="00E00B66"/>
    <w:rsid w:val="00E075FC"/>
    <w:rsid w:val="00E154FF"/>
    <w:rsid w:val="00E178B9"/>
    <w:rsid w:val="00E20244"/>
    <w:rsid w:val="00E2032A"/>
    <w:rsid w:val="00E272A3"/>
    <w:rsid w:val="00E33370"/>
    <w:rsid w:val="00E3416A"/>
    <w:rsid w:val="00E4074C"/>
    <w:rsid w:val="00E4242B"/>
    <w:rsid w:val="00E42432"/>
    <w:rsid w:val="00E424E6"/>
    <w:rsid w:val="00E43C19"/>
    <w:rsid w:val="00E4782D"/>
    <w:rsid w:val="00E47F38"/>
    <w:rsid w:val="00E5543B"/>
    <w:rsid w:val="00E5761C"/>
    <w:rsid w:val="00E57D06"/>
    <w:rsid w:val="00E57F99"/>
    <w:rsid w:val="00E614EE"/>
    <w:rsid w:val="00E649B2"/>
    <w:rsid w:val="00E67BD6"/>
    <w:rsid w:val="00E72E61"/>
    <w:rsid w:val="00E7551E"/>
    <w:rsid w:val="00E76C21"/>
    <w:rsid w:val="00E83A77"/>
    <w:rsid w:val="00E9041A"/>
    <w:rsid w:val="00E90497"/>
    <w:rsid w:val="00E90A5B"/>
    <w:rsid w:val="00EA4D78"/>
    <w:rsid w:val="00EB0448"/>
    <w:rsid w:val="00EB2463"/>
    <w:rsid w:val="00EB5FF3"/>
    <w:rsid w:val="00EB6C16"/>
    <w:rsid w:val="00EC1516"/>
    <w:rsid w:val="00EC15D3"/>
    <w:rsid w:val="00EC593F"/>
    <w:rsid w:val="00EC6766"/>
    <w:rsid w:val="00EC6DB9"/>
    <w:rsid w:val="00ED5F29"/>
    <w:rsid w:val="00EE0D09"/>
    <w:rsid w:val="00EE39C1"/>
    <w:rsid w:val="00EF5DCA"/>
    <w:rsid w:val="00EF75BE"/>
    <w:rsid w:val="00F001EE"/>
    <w:rsid w:val="00F0050D"/>
    <w:rsid w:val="00F02CEE"/>
    <w:rsid w:val="00F04DAA"/>
    <w:rsid w:val="00F07C38"/>
    <w:rsid w:val="00F109AC"/>
    <w:rsid w:val="00F12DAD"/>
    <w:rsid w:val="00F149A5"/>
    <w:rsid w:val="00F15DF1"/>
    <w:rsid w:val="00F17434"/>
    <w:rsid w:val="00F176BE"/>
    <w:rsid w:val="00F22C24"/>
    <w:rsid w:val="00F2493C"/>
    <w:rsid w:val="00F24B77"/>
    <w:rsid w:val="00F25BE9"/>
    <w:rsid w:val="00F26344"/>
    <w:rsid w:val="00F376D6"/>
    <w:rsid w:val="00F40563"/>
    <w:rsid w:val="00F4110F"/>
    <w:rsid w:val="00F41D19"/>
    <w:rsid w:val="00F4401A"/>
    <w:rsid w:val="00F45443"/>
    <w:rsid w:val="00F5107D"/>
    <w:rsid w:val="00F60BF4"/>
    <w:rsid w:val="00F6764B"/>
    <w:rsid w:val="00F67D18"/>
    <w:rsid w:val="00F72E90"/>
    <w:rsid w:val="00F734AF"/>
    <w:rsid w:val="00F76AFA"/>
    <w:rsid w:val="00F7716F"/>
    <w:rsid w:val="00F77550"/>
    <w:rsid w:val="00F814BF"/>
    <w:rsid w:val="00F85E35"/>
    <w:rsid w:val="00F958A1"/>
    <w:rsid w:val="00FA0171"/>
    <w:rsid w:val="00FA0646"/>
    <w:rsid w:val="00FA1B37"/>
    <w:rsid w:val="00FA25E9"/>
    <w:rsid w:val="00FA4DFE"/>
    <w:rsid w:val="00FB03E0"/>
    <w:rsid w:val="00FB0959"/>
    <w:rsid w:val="00FB4BEA"/>
    <w:rsid w:val="00FB533A"/>
    <w:rsid w:val="00FB62EE"/>
    <w:rsid w:val="00FC27C5"/>
    <w:rsid w:val="00FC3761"/>
    <w:rsid w:val="00FC7ECD"/>
    <w:rsid w:val="00FD2B3F"/>
    <w:rsid w:val="00FD51B6"/>
    <w:rsid w:val="00FE1497"/>
    <w:rsid w:val="00FE25A6"/>
    <w:rsid w:val="00FE2F0C"/>
    <w:rsid w:val="00FF4165"/>
    <w:rsid w:val="00FF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66ECE9"/>
  <w15:chartTrackingRefBased/>
  <w15:docId w15:val="{6FDD52FA-CA44-411C-90AB-07D8EA93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2C160B"/>
  </w:style>
  <w:style w:type="paragraph" w:styleId="Titolo1">
    <w:name w:val="heading 1"/>
    <w:basedOn w:val="Normale"/>
    <w:next w:val="Normale"/>
    <w:qFormat/>
    <w:pPr>
      <w:keepNext/>
      <w:keepLines/>
      <w:widowControl w:val="0"/>
      <w:autoSpaceDE w:val="0"/>
      <w:autoSpaceDN w:val="0"/>
      <w:adjustRightInd w:val="0"/>
      <w:jc w:val="center"/>
      <w:outlineLvl w:val="0"/>
    </w:pPr>
    <w:rPr>
      <w:rFonts w:ascii="Arial" w:hAnsi="Arial" w:cs="Arial"/>
      <w:b/>
      <w:bCs/>
      <w:sz w:val="28"/>
    </w:rPr>
  </w:style>
  <w:style w:type="paragraph" w:styleId="Titolo2">
    <w:name w:val="heading 2"/>
    <w:basedOn w:val="Normale"/>
    <w:next w:val="Normale"/>
    <w:qFormat/>
    <w:pPr>
      <w:keepNext/>
      <w:ind w:left="4248"/>
      <w:jc w:val="center"/>
      <w:outlineLvl w:val="1"/>
    </w:pPr>
    <w:rPr>
      <w:sz w:val="24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ind w:left="567"/>
      <w:jc w:val="right"/>
      <w:outlineLvl w:val="2"/>
    </w:pPr>
    <w:rPr>
      <w:sz w:val="24"/>
    </w:rPr>
  </w:style>
  <w:style w:type="paragraph" w:styleId="Titolo4">
    <w:name w:val="heading 4"/>
    <w:basedOn w:val="Normale"/>
    <w:next w:val="Normale"/>
    <w:qFormat/>
    <w:pPr>
      <w:keepNext/>
      <w:widowControl w:val="0"/>
      <w:autoSpaceDE w:val="0"/>
      <w:autoSpaceDN w:val="0"/>
      <w:adjustRightInd w:val="0"/>
      <w:outlineLvl w:val="3"/>
    </w:pPr>
    <w:rPr>
      <w:b/>
      <w:bCs/>
      <w:color w:val="000000"/>
      <w:sz w:val="28"/>
    </w:rPr>
  </w:style>
  <w:style w:type="paragraph" w:styleId="Titolo5">
    <w:name w:val="heading 5"/>
    <w:basedOn w:val="Normale"/>
    <w:next w:val="Normale"/>
    <w:qFormat/>
    <w:pPr>
      <w:keepNext/>
      <w:spacing w:line="360" w:lineRule="auto"/>
      <w:ind w:left="567"/>
      <w:outlineLvl w:val="4"/>
    </w:pPr>
    <w:rPr>
      <w:b/>
      <w:bCs/>
      <w:sz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spacing w:after="220" w:line="220" w:lineRule="atLeast"/>
      <w:jc w:val="both"/>
    </w:pPr>
    <w:rPr>
      <w:rFonts w:ascii="Arial" w:hAnsi="Arial"/>
      <w:spacing w:val="-5"/>
    </w:rPr>
  </w:style>
  <w:style w:type="paragraph" w:styleId="Formuladichiusura">
    <w:name w:val="Closing"/>
    <w:basedOn w:val="Normale"/>
    <w:next w:val="Firma"/>
    <w:pPr>
      <w:keepNext/>
      <w:spacing w:after="60" w:line="220" w:lineRule="atLeast"/>
      <w:jc w:val="both"/>
    </w:pPr>
    <w:rPr>
      <w:rFonts w:ascii="Arial" w:hAnsi="Arial"/>
      <w:spacing w:val="-5"/>
    </w:rPr>
  </w:style>
  <w:style w:type="paragraph" w:styleId="Data">
    <w:name w:val="Date"/>
    <w:basedOn w:val="Normale"/>
    <w:next w:val="Indirizzo"/>
    <w:pPr>
      <w:spacing w:after="220" w:line="220" w:lineRule="atLeast"/>
      <w:jc w:val="both"/>
    </w:pPr>
    <w:rPr>
      <w:rFonts w:ascii="Arial" w:hAnsi="Arial"/>
      <w:spacing w:val="-5"/>
    </w:rPr>
  </w:style>
  <w:style w:type="paragraph" w:customStyle="1" w:styleId="Indirizzointerno">
    <w:name w:val="Indirizzo interno"/>
    <w:basedOn w:val="Normale"/>
    <w:pPr>
      <w:spacing w:line="220" w:lineRule="atLeast"/>
      <w:jc w:val="both"/>
    </w:pPr>
    <w:rPr>
      <w:rFonts w:ascii="Arial" w:hAnsi="Arial"/>
      <w:spacing w:val="-5"/>
    </w:rPr>
  </w:style>
  <w:style w:type="paragraph" w:customStyle="1" w:styleId="Indirizzo">
    <w:name w:val="Indirizzo"/>
    <w:basedOn w:val="Indirizzointerno"/>
    <w:next w:val="Indirizzointerno"/>
    <w:pPr>
      <w:spacing w:before="220"/>
    </w:pPr>
  </w:style>
  <w:style w:type="paragraph" w:styleId="Firma">
    <w:name w:val="Signature"/>
    <w:basedOn w:val="Normale"/>
    <w:pPr>
      <w:ind w:left="4252"/>
    </w:pPr>
  </w:style>
  <w:style w:type="character" w:styleId="Collegamentoipertestuale">
    <w:name w:val="Hyperlink"/>
    <w:rPr>
      <w:color w:val="0000FF"/>
      <w:u w:val="single"/>
    </w:rPr>
  </w:style>
  <w:style w:type="paragraph" w:styleId="Corpodeltesto2">
    <w:name w:val="Body Text 2"/>
    <w:basedOn w:val="Normale"/>
    <w:pPr>
      <w:keepLines/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character" w:styleId="Collegamentovisitato">
    <w:name w:val="FollowedHyperlink"/>
    <w:rPr>
      <w:color w:val="800080"/>
      <w:u w:val="single"/>
    </w:rPr>
  </w:style>
  <w:style w:type="paragraph" w:styleId="Sommario1">
    <w:name w:val="toc 1"/>
    <w:basedOn w:val="Normale"/>
    <w:next w:val="Normale"/>
    <w:autoRedefine/>
    <w:semiHidden/>
  </w:style>
  <w:style w:type="paragraph" w:styleId="Sommario2">
    <w:name w:val="toc 2"/>
    <w:basedOn w:val="Normale"/>
    <w:next w:val="Normale"/>
    <w:autoRedefine/>
    <w:semiHidden/>
    <w:pPr>
      <w:ind w:left="200"/>
    </w:pPr>
  </w:style>
  <w:style w:type="paragraph" w:styleId="Sommario3">
    <w:name w:val="toc 3"/>
    <w:basedOn w:val="Normale"/>
    <w:next w:val="Normale"/>
    <w:autoRedefine/>
    <w:semiHidden/>
    <w:pPr>
      <w:ind w:left="400"/>
    </w:pPr>
  </w:style>
  <w:style w:type="paragraph" w:styleId="Sommario4">
    <w:name w:val="toc 4"/>
    <w:basedOn w:val="Normale"/>
    <w:next w:val="Normale"/>
    <w:autoRedefine/>
    <w:semiHidden/>
    <w:pPr>
      <w:ind w:left="600"/>
    </w:pPr>
  </w:style>
  <w:style w:type="paragraph" w:styleId="Sommario5">
    <w:name w:val="toc 5"/>
    <w:basedOn w:val="Normale"/>
    <w:next w:val="Normale"/>
    <w:autoRedefine/>
    <w:semiHidden/>
    <w:pPr>
      <w:ind w:left="800"/>
    </w:pPr>
  </w:style>
  <w:style w:type="paragraph" w:styleId="Sommario6">
    <w:name w:val="toc 6"/>
    <w:basedOn w:val="Normale"/>
    <w:next w:val="Normale"/>
    <w:autoRedefine/>
    <w:semiHidden/>
    <w:pPr>
      <w:ind w:left="1000"/>
    </w:pPr>
  </w:style>
  <w:style w:type="paragraph" w:styleId="Sommario7">
    <w:name w:val="toc 7"/>
    <w:basedOn w:val="Normale"/>
    <w:next w:val="Normale"/>
    <w:autoRedefine/>
    <w:semiHidden/>
    <w:pPr>
      <w:ind w:left="1200"/>
    </w:pPr>
  </w:style>
  <w:style w:type="paragraph" w:styleId="Sommario8">
    <w:name w:val="toc 8"/>
    <w:basedOn w:val="Normale"/>
    <w:next w:val="Normale"/>
    <w:autoRedefine/>
    <w:semiHidden/>
    <w:pPr>
      <w:ind w:left="1400"/>
    </w:pPr>
  </w:style>
  <w:style w:type="paragraph" w:styleId="Sommario9">
    <w:name w:val="toc 9"/>
    <w:basedOn w:val="Normale"/>
    <w:next w:val="Normale"/>
    <w:autoRedefine/>
    <w:semiHidden/>
    <w:pPr>
      <w:ind w:left="1600"/>
    </w:pPr>
  </w:style>
  <w:style w:type="paragraph" w:styleId="Rientrocorpodeltesto">
    <w:name w:val="Body Text Indent"/>
    <w:basedOn w:val="Normale"/>
    <w:pPr>
      <w:spacing w:line="360" w:lineRule="auto"/>
      <w:ind w:left="567"/>
    </w:pPr>
    <w:rPr>
      <w:sz w:val="24"/>
    </w:rPr>
  </w:style>
  <w:style w:type="paragraph" w:styleId="Testofumetto">
    <w:name w:val="Balloon Text"/>
    <w:basedOn w:val="Normale"/>
    <w:semiHidden/>
    <w:rsid w:val="00001B14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rsid w:val="00001B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iancarloserra">
    <w:name w:val="gian carlo serra"/>
    <w:semiHidden/>
    <w:rsid w:val="000D1C76"/>
    <w:rPr>
      <w:rFonts w:ascii="Arial" w:hAnsi="Arial" w:cs="Arial"/>
      <w:color w:val="auto"/>
      <w:sz w:val="20"/>
      <w:szCs w:val="20"/>
    </w:rPr>
  </w:style>
  <w:style w:type="paragraph" w:styleId="NormaleWeb">
    <w:name w:val="Normal (Web)"/>
    <w:basedOn w:val="Normale"/>
    <w:uiPriority w:val="99"/>
    <w:unhideWhenUsed/>
    <w:rsid w:val="00F67D18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FB533A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7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5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7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2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2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rrastudio.it/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studioserra.it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rra@serrastudio.it" TargetMode="External"/><Relationship Id="rId2" Type="http://schemas.openxmlformats.org/officeDocument/2006/relationships/hyperlink" Target="http://www.serrastudio.it" TargetMode="External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i\Microsoft%20Office\Modelli\Fattura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BA6A3-F5D4-4E73-B4B3-F0B09BA19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Fattura.dot</Template>
  <TotalTime>10</TotalTime>
  <Pages>8</Pages>
  <Words>2699</Words>
  <Characters>15388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notifica PROROGA AI ctp</vt:lpstr>
    </vt:vector>
  </TitlesOfParts>
  <Company>Microsoft</Company>
  <LinksUpToDate>false</LinksUpToDate>
  <CharactersWithSpaces>18051</CharactersWithSpaces>
  <SharedDoc>false</SharedDoc>
  <HLinks>
    <vt:vector size="24" baseType="variant">
      <vt:variant>
        <vt:i4>6422626</vt:i4>
      </vt:variant>
      <vt:variant>
        <vt:i4>24</vt:i4>
      </vt:variant>
      <vt:variant>
        <vt:i4>0</vt:i4>
      </vt:variant>
      <vt:variant>
        <vt:i4>5</vt:i4>
      </vt:variant>
      <vt:variant>
        <vt:lpwstr>http://www.studioserra.it/</vt:lpwstr>
      </vt:variant>
      <vt:variant>
        <vt:lpwstr/>
      </vt:variant>
      <vt:variant>
        <vt:i4>7471218</vt:i4>
      </vt:variant>
      <vt:variant>
        <vt:i4>12</vt:i4>
      </vt:variant>
      <vt:variant>
        <vt:i4>0</vt:i4>
      </vt:variant>
      <vt:variant>
        <vt:i4>5</vt:i4>
      </vt:variant>
      <vt:variant>
        <vt:lpwstr>http://www.serrastudio.it/</vt:lpwstr>
      </vt:variant>
      <vt:variant>
        <vt:lpwstr/>
      </vt:variant>
      <vt:variant>
        <vt:i4>7602251</vt:i4>
      </vt:variant>
      <vt:variant>
        <vt:i4>3</vt:i4>
      </vt:variant>
      <vt:variant>
        <vt:i4>0</vt:i4>
      </vt:variant>
      <vt:variant>
        <vt:i4>5</vt:i4>
      </vt:variant>
      <vt:variant>
        <vt:lpwstr>mailto:serra@serrastudio.it</vt:lpwstr>
      </vt:variant>
      <vt:variant>
        <vt:lpwstr/>
      </vt:variant>
      <vt:variant>
        <vt:i4>7471218</vt:i4>
      </vt:variant>
      <vt:variant>
        <vt:i4>0</vt:i4>
      </vt:variant>
      <vt:variant>
        <vt:i4>0</vt:i4>
      </vt:variant>
      <vt:variant>
        <vt:i4>5</vt:i4>
      </vt:variant>
      <vt:variant>
        <vt:lpwstr>http://www.serrastudio.it/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 PROROGA AI ctp</dc:title>
  <dc:subject/>
  <dc:creator>gian carlo serra</dc:creator>
  <cp:keywords/>
  <cp:lastModifiedBy>ospite serra</cp:lastModifiedBy>
  <cp:revision>14</cp:revision>
  <cp:lastPrinted>2025-12-05T10:01:00Z</cp:lastPrinted>
  <dcterms:created xsi:type="dcterms:W3CDTF">2026-01-04T20:16:00Z</dcterms:created>
  <dcterms:modified xsi:type="dcterms:W3CDTF">2026-03-22T11:44:00Z</dcterms:modified>
</cp:coreProperties>
</file>